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Mixing cover crops suppresses weeds and roto-till </w:t>
      </w:r>
      <w:ins w:author="Nicholas Medina" w:id="0" w:date="2023-01-26T02:19:02Z">
        <w:r w:rsidDel="00000000" w:rsidR="00000000" w:rsidRPr="00000000">
          <w:rPr>
            <w:rtl w:val="0"/>
          </w:rPr>
          <w:t xml:space="preserve">reduces </w:t>
        </w:r>
      </w:ins>
      <w:del w:author="Nicholas Medina" w:id="0" w:date="2023-01-26T02:19:02Z">
        <w:r w:rsidDel="00000000" w:rsidR="00000000" w:rsidRPr="00000000">
          <w:rPr>
            <w:rtl w:val="0"/>
          </w:rPr>
          <w:delText xml:space="preserve">improves</w:delText>
        </w:r>
      </w:del>
      <w:r w:rsidDel="00000000" w:rsidR="00000000" w:rsidRPr="00000000">
        <w:rPr>
          <w:rtl w:val="0"/>
        </w:rPr>
        <w:t xml:space="preserve"> urban soil </w:t>
      </w:r>
      <w:ins w:author="Nicholas Medina" w:id="1" w:date="2023-01-26T02:19:06Z">
        <w:r w:rsidDel="00000000" w:rsidR="00000000" w:rsidRPr="00000000">
          <w:rPr>
            <w:rtl w:val="0"/>
          </w:rPr>
          <w:t xml:space="preserve">strength </w:t>
        </w:r>
      </w:ins>
      <w:del w:author="Nicholas Medina" w:id="1" w:date="2023-01-26T02:19:06Z">
        <w:r w:rsidDel="00000000" w:rsidR="00000000" w:rsidRPr="00000000">
          <w:rPr>
            <w:rtl w:val="0"/>
          </w:rPr>
          <w:delText xml:space="preserve">compaction</w:delText>
        </w:r>
      </w:del>
      <w:r w:rsidDel="00000000" w:rsidR="00000000" w:rsidRPr="00000000">
        <w:rPr>
          <w:rtl w:val="0"/>
        </w:rPr>
        <w:t xml:space="preserve"> and </w:t>
      </w:r>
      <w:ins w:author="Nicholas Medina" w:id="2" w:date="2023-01-26T02:18:31Z">
        <w:r w:rsidDel="00000000" w:rsidR="00000000" w:rsidRPr="00000000">
          <w:rPr>
            <w:rtl w:val="0"/>
          </w:rPr>
          <w:t xml:space="preserve">improves </w:t>
        </w:r>
      </w:ins>
      <w:r w:rsidDel="00000000" w:rsidR="00000000" w:rsidRPr="00000000">
        <w:rPr>
          <w:rtl w:val="0"/>
        </w:rPr>
        <w:t xml:space="preserve">infiltration</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Naim Edwards </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tl w:val="0"/>
        </w:rPr>
        <w:t xml:space="preserve">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tab/>
        <w:t xml:space="preserve">Nicholas Medina </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tl w:val="0"/>
        </w:rPr>
        <w:t xml:space="preserv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Elizabeth Asker </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tl w:val="0"/>
        </w:rPr>
        <w:t xml:space="preserve">a</w: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superscript"/>
          <w:rtl w:val="0"/>
        </w:rPr>
        <w:t xml:space="preserve">a</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Agriculture and Natural Resources, Michigan State University, 16745 Lamphere St, Detroit, MI, USA 48219; </w:t>
      </w:r>
      <w:r w:rsidDel="00000000" w:rsidR="00000000" w:rsidRPr="00000000">
        <w:rPr>
          <w:rFonts w:ascii="Cambria" w:cs="Cambria" w:eastAsia="Cambria" w:hAnsi="Cambria"/>
          <w:b w:val="0"/>
          <w:i w:val="0"/>
          <w:smallCaps w:val="0"/>
          <w:strike w:val="0"/>
          <w:color w:val="000000"/>
          <w:sz w:val="18"/>
          <w:szCs w:val="18"/>
          <w:u w:val="none"/>
          <w:shd w:fill="auto" w:val="clear"/>
          <w:vertAlign w:val="superscript"/>
          <w:rtl w:val="0"/>
        </w:rPr>
        <w:t xml:space="preserve">b</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Ecology and Evolutionary Biology, University of Michigan, 1105 N University Ave, Ann Arbor, MI, USA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Keywords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urban agriculture; soil </w:t>
      </w:r>
      <w:ins w:author="Nicholas Medina" w:id="3" w:date="2023-01-26T02:23: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strength </w:t>
        </w:r>
      </w:ins>
      <w:del w:author="Nicholas Medina" w:id="3" w:date="2023-01-26T02:23: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weed suppression; roto-till; cover crop mix; soil infiltration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Corresponding author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Naim Edwards, </w:t>
      </w:r>
      <w:hyperlink r:id="rId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edwar649@msu.edu</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Author emails: </w:t>
      </w:r>
      <w:hyperlink r:id="rId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edwar649@msu.edu</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nmedina@umich.edu</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askereli@msu.edu</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ORCIDs: Nicholas Medina, 0000-0001-5465-3988</w:t>
      </w:r>
      <w:r w:rsidDel="00000000" w:rsidR="00000000" w:rsidRPr="00000000">
        <w:br w:type="page"/>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Highlights:</w:t>
      </w:r>
      <w:r w:rsidDel="00000000" w:rsidR="00000000" w:rsidRPr="00000000">
        <w:rPr>
          <w:rtl w:val="0"/>
        </w:rPr>
      </w:r>
    </w:p>
    <w:p w:rsidR="00000000" w:rsidDel="00000000" w:rsidP="00000000" w:rsidRDefault="00000000" w:rsidRPr="00000000" w14:paraId="00000009">
      <w:pPr>
        <w:numPr>
          <w:ilvl w:val="0"/>
          <w:numId w:val="1"/>
        </w:numPr>
        <w:ind w:left="720" w:hanging="480"/>
        <w:rPr/>
      </w:pPr>
      <w:r w:rsidDel="00000000" w:rsidR="00000000" w:rsidRPr="00000000">
        <w:rPr>
          <w:rtl w:val="0"/>
        </w:rPr>
        <w:t xml:space="preserve">Roto-till </w:t>
      </w:r>
      <w:ins w:author="Nicholas Medina" w:id="4" w:date="2023-01-26T02:24:14Z">
        <w:r w:rsidDel="00000000" w:rsidR="00000000" w:rsidRPr="00000000">
          <w:rPr>
            <w:rtl w:val="0"/>
          </w:rPr>
          <w:t xml:space="preserve">lowers </w:t>
        </w:r>
      </w:ins>
      <w:del w:author="Nicholas Medina" w:id="4" w:date="2023-01-26T02:24:14Z">
        <w:r w:rsidDel="00000000" w:rsidR="00000000" w:rsidRPr="00000000">
          <w:rPr>
            <w:rtl w:val="0"/>
          </w:rPr>
          <w:delText xml:space="preserve">improves</w:delText>
        </w:r>
      </w:del>
      <w:r w:rsidDel="00000000" w:rsidR="00000000" w:rsidRPr="00000000">
        <w:rPr>
          <w:rtl w:val="0"/>
        </w:rPr>
        <w:t xml:space="preserve"> urban soil </w:t>
      </w:r>
      <w:ins w:author="Nicholas Medina" w:id="5" w:date="2023-01-26T02:23:51Z">
        <w:r w:rsidDel="00000000" w:rsidR="00000000" w:rsidRPr="00000000">
          <w:rPr>
            <w:rtl w:val="0"/>
          </w:rPr>
          <w:t xml:space="preserve">strength </w:t>
        </w:r>
      </w:ins>
      <w:del w:author="Nicholas Medina" w:id="5" w:date="2023-01-26T02:23:51Z">
        <w:r w:rsidDel="00000000" w:rsidR="00000000" w:rsidRPr="00000000">
          <w:rPr>
            <w:rtl w:val="0"/>
          </w:rPr>
          <w:delText xml:space="preserve">compaction</w:delText>
        </w:r>
      </w:del>
      <w:r w:rsidDel="00000000" w:rsidR="00000000" w:rsidRPr="00000000">
        <w:rPr>
          <w:rtl w:val="0"/>
        </w:rPr>
        <w:t xml:space="preserve"> and </w:t>
      </w:r>
      <w:ins w:author="Nicholas Medina" w:id="6" w:date="2023-01-26T02:24:10Z">
        <w:r w:rsidDel="00000000" w:rsidR="00000000" w:rsidRPr="00000000">
          <w:rPr>
            <w:rtl w:val="0"/>
          </w:rPr>
          <w:t xml:space="preserve">improves </w:t>
        </w:r>
      </w:ins>
      <w:r w:rsidDel="00000000" w:rsidR="00000000" w:rsidRPr="00000000">
        <w:rPr>
          <w:rtl w:val="0"/>
        </w:rPr>
        <w:t xml:space="preserve">infiltration vs. no-till</w:t>
      </w:r>
    </w:p>
    <w:p w:rsidR="00000000" w:rsidDel="00000000" w:rsidP="00000000" w:rsidRDefault="00000000" w:rsidRPr="00000000" w14:paraId="0000000A">
      <w:pPr>
        <w:numPr>
          <w:ilvl w:val="0"/>
          <w:numId w:val="1"/>
        </w:numPr>
        <w:ind w:left="720" w:hanging="480"/>
        <w:rPr/>
      </w:pPr>
      <w:r w:rsidDel="00000000" w:rsidR="00000000" w:rsidRPr="00000000">
        <w:rPr>
          <w:rtl w:val="0"/>
        </w:rPr>
        <w:t xml:space="preserve">Tractor-till </w:t>
      </w:r>
      <w:ins w:author="Nicholas Medina" w:id="7" w:date="2023-01-26T02:24:25Z">
        <w:r w:rsidDel="00000000" w:rsidR="00000000" w:rsidRPr="00000000">
          <w:rPr>
            <w:rtl w:val="0"/>
          </w:rPr>
          <w:t xml:space="preserve">lowers soil strength </w:t>
        </w:r>
      </w:ins>
      <w:del w:author="Nicholas Medina" w:id="7" w:date="2023-01-26T02:24:25Z">
        <w:r w:rsidDel="00000000" w:rsidR="00000000" w:rsidRPr="00000000">
          <w:rPr>
            <w:rtl w:val="0"/>
          </w:rPr>
          <w:delText xml:space="preserve">improves compaction</w:delText>
        </w:r>
      </w:del>
      <w:r w:rsidDel="00000000" w:rsidR="00000000" w:rsidRPr="00000000">
        <w:rPr>
          <w:rtl w:val="0"/>
        </w:rPr>
        <w:t xml:space="preserve"> but not infiltration and also increases weeds</w:t>
      </w:r>
    </w:p>
    <w:p w:rsidR="00000000" w:rsidDel="00000000" w:rsidP="00000000" w:rsidRDefault="00000000" w:rsidRPr="00000000" w14:paraId="0000000B">
      <w:pPr>
        <w:numPr>
          <w:ilvl w:val="0"/>
          <w:numId w:val="1"/>
        </w:numPr>
        <w:ind w:left="720" w:hanging="480"/>
        <w:rPr/>
      </w:pPr>
      <w:r w:rsidDel="00000000" w:rsidR="00000000" w:rsidRPr="00000000">
        <w:rPr>
          <w:rtl w:val="0"/>
        </w:rPr>
        <w:t xml:space="preserve">Cover crop mixes suppress weeds</w:t>
      </w:r>
    </w:p>
    <w:p w:rsidR="00000000" w:rsidDel="00000000" w:rsidP="00000000" w:rsidRDefault="00000000" w:rsidRPr="00000000" w14:paraId="0000000C">
      <w:pPr>
        <w:numPr>
          <w:ilvl w:val="0"/>
          <w:numId w:val="1"/>
        </w:numPr>
        <w:ind w:left="720" w:hanging="480"/>
        <w:rPr/>
      </w:pPr>
      <w:r w:rsidDel="00000000" w:rsidR="00000000" w:rsidRPr="00000000">
        <w:rPr>
          <w:rtl w:val="0"/>
        </w:rPr>
        <w:t xml:space="preserve">Forage radish yield not affected by till or cover crop mixes</w:t>
      </w:r>
    </w:p>
    <w:p w:rsidR="00000000" w:rsidDel="00000000" w:rsidP="00000000" w:rsidRDefault="00000000" w:rsidRPr="00000000" w14:paraId="0000000D">
      <w:pPr>
        <w:numPr>
          <w:ilvl w:val="0"/>
          <w:numId w:val="1"/>
        </w:numPr>
        <w:ind w:left="720" w:hanging="480"/>
        <w:rPr/>
      </w:pPr>
      <w:r w:rsidDel="00000000" w:rsidR="00000000" w:rsidRPr="00000000">
        <w:rPr>
          <w:rtl w:val="0"/>
        </w:rPr>
        <w:t xml:space="preserve">Roto-till and cover crop mixes help improve soils for urban agriculture</w:t>
      </w:r>
      <w:r w:rsidDel="00000000" w:rsidR="00000000" w:rsidRPr="00000000">
        <w:br w:type="page"/>
      </w:r>
      <w:r w:rsidDel="00000000" w:rsidR="00000000" w:rsidRPr="00000000">
        <w:rPr>
          <w:rtl w:val="0"/>
        </w:rPr>
      </w:r>
    </w:p>
    <w:bookmarkStart w:colFirst="0" w:colLast="0" w:name="gjdgxs" w:id="0"/>
    <w:bookmarkEnd w:id="0"/>
    <w:p w:rsidR="00000000" w:rsidDel="00000000" w:rsidP="00000000" w:rsidRDefault="00000000" w:rsidRPr="00000000" w14:paraId="0000000E">
      <w:pPr>
        <w:pStyle w:val="Heading1"/>
        <w:rPr/>
      </w:pPr>
      <w:r w:rsidDel="00000000" w:rsidR="00000000" w:rsidRPr="00000000">
        <w:rPr>
          <w:rtl w:val="0"/>
        </w:rPr>
        <w:t xml:space="preserve">Abstract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Urban soils have been degraded by decades of industrial activities, but they also represent opportunities to improve food sovereignty for urban residents practicing urban agriculture. Urban growers often use varying practices of compost, tillage, and cover cropping, yet further integrated approaches could </w:t>
      </w:r>
      <w:ins w:author="Nicholas Medina" w:id="8" w:date="2023-01-20T20:51: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facilitated by model analyses of how different practices may compare or complement each other. This study examined how tillage methods representing various intensities and cover crop mixes targeting different functions affected agricultural variables including soil </w:t>
      </w:r>
      <w:ins w:author="Nicholas Medina" w:id="9" w:date="2023-01-26T02:30: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strength </w:t>
        </w:r>
      </w:ins>
      <w:del w:author="Nicholas Medina" w:id="9" w:date="2023-01-26T02:30: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water infiltration rate, herbaceous weedy plant pressure, and crop yield</w:t>
      </w:r>
      <w:ins w:author="Nicholas Medina" w:id="10" w:date="2023-01-20T21:42: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an urban 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echnosol in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Detroit, MI, USA</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Results showed that both roto- and tractor-till significantly </w:t>
      </w:r>
      <w:ins w:author="Nicholas Medina" w:id="11" w:date="2023-01-20T20:51: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lowered </w:t>
        </w:r>
      </w:ins>
      <w:del w:author="Nicholas Medina" w:id="11" w:date="2023-01-20T20:51: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affected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2" w:date="2023-01-26T02:32: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strength </w:t>
        </w:r>
      </w:ins>
      <w:del w:author="Nicholas Medina" w:id="12" w:date="2023-01-26T02:32: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3" w:date="2023-01-26T06:53: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~50% overall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not yield </w:t>
      </w:r>
      <w:ins w:author="Nicholas Medina" w:id="14" w:date="2023-01-26T06:55: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compared to no-till, and roto-till also improved infiltration</w:t>
      </w:r>
      <w:ins w:author="Nicholas Medina" w:id="15" w:date="2023-01-26T06:54: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~15%</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tractor-till reached deeper soils but allowed </w:t>
      </w:r>
      <w:ins w:author="Nicholas Medina" w:id="16" w:date="2023-01-26T06:56: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denser weed growth. Mixing sorghum-sudangrass, buckwheat, and cowpea cover crops significantly reduced weed </w:t>
      </w:r>
      <w:ins w:author="Nicholas Medina" w:id="17" w:date="2023-01-26T09:18: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density </w:t>
        </w:r>
      </w:ins>
      <w:del w:author="Nicholas Medina" w:id="17" w:date="2023-01-26T09:18: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pressure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8" w:date="2023-01-26T06:57: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~50%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compared to other mixtures, and perennials </w:t>
      </w:r>
      <w:ins w:author="Nicholas Medina" w:id="19" w:date="2023-01-20T20:51:3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appeared to increase </w:t>
        </w:r>
      </w:ins>
      <w:del w:author="Nicholas Medina" w:id="19" w:date="2023-01-20T20:51:3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affected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20" w:date="2023-01-26T02:32:4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depth to hardpan by ~2.5 cm (~17%) </w:t>
        </w:r>
      </w:ins>
      <w:del w:author="Nicholas Medina" w:id="20" w:date="2023-01-26T02:32:4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not </w:t>
      </w:r>
      <w:ins w:author="Nicholas Medina" w:id="21" w:date="2023-01-26T07:00: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affect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water infiltration under no-till. These results reveal that medium-intensity tillage may offer more balanced trade-offs</w:t>
      </w:r>
      <w:del w:author="Nicholas Medina" w:id="22" w:date="2023-01-25T01:33: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for initial management</w:delText>
        </w:r>
      </w:del>
      <w:ins w:author="Nicholas Medina" w:id="22" w:date="2023-01-25T01:33: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lowering soil strength, promoting infiltration, and feasibly minimizing weeds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that cover crops can help reduce weeds under low-till strategies. Overall this study offers evidence detailing effects of various tillage and cover crop styles that can be of use for smallholder urban growers.</w:t>
      </w: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14:paraId="00000010">
      <w:pPr>
        <w:pStyle w:val="Heading1"/>
        <w:rPr/>
      </w:pPr>
      <w:r w:rsidDel="00000000" w:rsidR="00000000" w:rsidRPr="00000000">
        <w:rPr>
          <w:rtl w:val="0"/>
        </w:rPr>
        <w:t xml:space="preserve">1</w:t>
        <w:tab/>
        <w:t xml:space="preserve">Introduction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Urban soils could improve the livelihoods of most of the world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j2qqm3">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Acuto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helping </w:t>
      </w:r>
      <w:del w:author="Nicholas Medina" w:id="23" w:date="2023-01-26T08:56: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adapt to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climate change</w:t>
      </w:r>
      <w:ins w:author="Nicholas Medina" w:id="24" w:date="2023-01-26T08:56: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adaptation 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forts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slowing erosion and storm-water runoff management, and promoting local forestry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upglbi">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Pavao-Zuckerman, 2008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5" w:date="2023-01-26T08:57:21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w:t>
        </w:r>
      </w:ins>
      <w:del w:author="Nicholas Medina" w:id="25" w:date="2023-01-26T08:57: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h</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owever, many urban soils are degraded for agriculture</w:t>
      </w:r>
      <w:del w:author="Nicholas Medina" w:id="26" w:date="2023-01-26T08:57: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after decades of industrial use, including sealing and structural engineering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x0gk37">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Lal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Urban soil issues are notable in post-industrial cities of the mid-western USA, where thousands of vacant lots still show high compaction, pH, and chemical contamination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p2csry">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Beniston et al.,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degraded urban soils </w:t>
      </w:r>
      <w:del w:author="Nicholas Medina" w:id="27" w:date="2023-01-26T08:58: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also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have low organic matter, but also being far from carbon saturation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x8tuzt">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Stewart et al.,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8" w:date="2023-01-25T00:56:0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they</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can </w:t>
      </w:r>
      <w:del w:author="Nicholas Medina" w:id="29" w:date="2023-01-25T00:56:1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increase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w:t>
      </w:r>
      <w:ins w:author="Nicholas Medina" w:id="30" w:date="2023-01-25T00:56: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ly</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31" w:date="2023-01-25T00:56: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increase in fertility more quickly in response </w:t>
        </w:r>
      </w:ins>
      <w:del w:author="Nicholas Medina" w:id="31" w:date="2023-01-25T00:56: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respon</w:delText>
        </w:r>
      </w:del>
      <w:ins w:author="Nicholas Medina" w:id="31" w:date="2023-01-25T00:56:26Z">
        <w:del w:author="Nicholas Medina" w:id="31" w:date="2023-01-25T00:56: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w:delText>
          </w:r>
        </w:del>
      </w:ins>
      <w:del w:author="Nicholas Medina" w:id="31" w:date="2023-01-25T00:56: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ses</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w:t>
      </w:r>
      <w:ins w:author="Nicholas Medina" w:id="32" w:date="2023-01-25T00:59:1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active sustainable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management, when compared to high-fertility soils </w:t>
        </w:r>
      </w:ins>
      <w:del w:author="Nicholas Medina" w:id="32" w:date="2023-01-25T00:59:1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intervention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iq8gzs">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Kumar and Hundal,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ins w:author="Nicholas Medina" w:id="33" w:date="2023-01-26T02:37:55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Deeb et al 2019; </w:t>
        </w:r>
      </w:ins>
      <w:hyperlink w:anchor="xvir7l">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Kuzyakov and Zamanian,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potentially explaining comparable soil organic matter levels between very large cities and even un-managed habitats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hmsyys">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Cambou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Single strategies like adding compost are popular, and indeed are beneficial for various physical, chemical, and biological properties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u6wntf">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Cogger, 2005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34" w:date="2023-01-26T08:59: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w:t>
        </w:r>
      </w:ins>
      <w:del w:author="Nicholas Medina" w:id="34" w:date="2023-01-26T08:59: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but</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they also can become cost-prohibitive and have limiting side effects like nutrient imbalances including excess phosphorus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y3w247">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Small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calcium, and/or magnesium</w:t>
      </w:r>
      <w:ins w:author="Nicholas Medina" w:id="35" w:date="2023-01-20T21:01: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tradeoffs of single management strategies</w:t>
        </w:r>
      </w:ins>
      <w:del w:author="Nicholas Medina" w:id="35" w:date="2023-01-20T21:01: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which overall</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turn highlight</w:t>
      </w:r>
      <w:del w:author="Nicholas Medina" w:id="36" w:date="2023-01-20T21:02: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benefits of simultaneous strategies, </w:t>
      </w:r>
      <w:ins w:author="Nicholas Medina" w:id="37" w:date="2023-01-20T21:0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such as</w:t>
        </w:r>
      </w:ins>
      <w:del w:author="Nicholas Medina" w:id="37" w:date="2023-01-20T21:0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like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cover cropping </w:t>
      </w:r>
      <w:ins w:author="Nicholas Medina" w:id="38" w:date="2023-01-25T20:57: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plus</w:t>
        </w:r>
      </w:ins>
      <w:del w:author="Nicholas Medina" w:id="38" w:date="2023-01-25T20:57: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occasional tillage, </w:t>
      </w:r>
      <w:ins w:author="Nicholas Medina" w:id="39" w:date="2023-01-20T21:02: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w:t>
        </w:r>
      </w:ins>
      <w:del w:author="Nicholas Medina" w:id="39" w:date="2023-01-20T21:02: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that</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could better target multi-functionality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3ckvvd">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Blesh, 2017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egqt2p">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Garbach et al., 2017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gf8i83">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O’Riordan et al.,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yyy98l">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Sircely and Naeem, 2012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qoc8b1">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Tresch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Urban agriculture has spread as a response to diverse community needs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baon6m">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London et al.,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systemic food insecurity to schooling access and labor imbalances, and also widely engages non-profits, politicians, and individuals in environmental stewardship addressing public health issues </w:t>
      </w:r>
      <w:ins w:author="Nicholas Medina" w:id="40" w:date="2023-01-26T08:59: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such as </w:t>
        </w:r>
      </w:ins>
      <w:del w:author="Nicholas Medina" w:id="40" w:date="2023-01-26T08:59: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like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pollution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ihv636">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Block et al., 2012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f1mdlm">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Clendenning et al.,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2dlolyb">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García-Sempere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zu0gcz">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Siebert,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Community-led infrastructure governing vacant land additionally means that urban growers invest much of their personal and borrowed money, time, as well as other limited resources into lot preparation for initial cultivation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nmf14n">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Daftary-Steel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often need to move ahead with varying models of holistic approaches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rvwp1q">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Grossman, 2003</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jump-starting cultivation in urban soils that have industrial legacy effects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4ykbeg">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Wade et al.,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jeopardizing regionally high yields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opuj5n">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McDougall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often </w:t>
      </w:r>
      <w:ins w:author="Nicholas Medina" w:id="41" w:date="2023-01-26T08:59: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doing so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without written records of successful and/or sub-optimal farm growing practice trials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(pers. comms.)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Mechanized tilling is one strategy that can offer short-term benefits, but </w:t>
      </w:r>
      <w:del w:author="Nicholas Medina" w:id="42" w:date="2023-01-26T08:59: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also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the cost of both long-term finances and soil health, especially as mechanical intensity increases. In the short term, tilling can improve soil porosity to </w:t>
      </w:r>
      <w:ins w:author="Nicholas Medina" w:id="43" w:date="2023-01-25T21:18:3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alleviate compactio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 issues by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lower</w:t>
      </w:r>
      <w:ins w:author="Nicholas Medina" w:id="44" w:date="2023-01-25T21:26: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ing</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45" w:date="2023-01-25T21:27: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soil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bulk density </w:t>
      </w:r>
      <w:ins w:author="Nicholas Medina" w:id="46" w:date="2023-01-25T21:26: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soil strength (i.e. resistance to shearing) enough to deepen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depth to harder soil layers that are impenetrable by plant roots (i.e. hardpan; resistance &gt;2 MPa) </w:t>
        </w:r>
      </w:ins>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whwml4">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Badalíková, 2010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664s55">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Hill et al., 1985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47" w:date="2023-01-25T21:32:1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Short-term tilling can also</w:t>
        </w:r>
      </w:ins>
      <w:del w:author="Nicholas Medina" w:id="47" w:date="2023-01-25T21:32: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improve nutrient availability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38fx5o">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Wolkowski, 1990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del w:author="Nicholas Medina" w:id="48" w:date="2023-01-25T21:32: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control weeds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qsh70q">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w:t>
        </w:r>
      </w:hyperlink>
      <w:ins w:author="Nicholas Medina" w:id="49" w:date="2023-01-23T17:17:50Z">
        <w:r w:rsidDel="00000000" w:rsidR="00000000" w:rsidRPr="00000000">
          <w:fldChar w:fldCharType="begin"/>
        </w:r>
        <w:r w:rsidDel="00000000" w:rsidR="00000000" w:rsidRPr="00000000">
          <w:instrText xml:space="preserve">HYPERLINK \l "qsh70q"</w: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à</w:t>
        </w:r>
        <w:r w:rsidDel="00000000" w:rsidR="00000000" w:rsidRPr="00000000">
          <w:fldChar w:fldCharType="end"/>
        </w:r>
      </w:ins>
      <w:del w:author="Nicholas Medina" w:id="49" w:date="2023-01-23T17:17:50Z">
        <w:r w:rsidDel="00000000" w:rsidR="00000000" w:rsidRPr="00000000">
          <w:fldChar w:fldCharType="begin"/>
        </w:r>
        <w:r w:rsidDel="00000000" w:rsidR="00000000" w:rsidRPr="00000000">
          <w:delInstrText xml:space="preserve">HYPERLINK \l "qsh70q"</w:del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delText xml:space="preserve">a</w:delText>
        </w:r>
        <w:r w:rsidDel="00000000" w:rsidR="00000000" w:rsidRPr="00000000">
          <w:fldChar w:fldCharType="end"/>
        </w:r>
      </w:del>
      <w:hyperlink w:anchor="qsh70q">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rberi and Lo Cascio, 2001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9c6y18">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Cordeau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thereby also likely improving water infiltration and drainage</w:t>
      </w:r>
      <w:ins w:author="Nicholas Medina" w:id="50" w:date="2023-01-25T21:40:4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51" w:date="2023-01-25T21:41: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 may </w:t>
        </w:r>
      </w:ins>
      <w:del w:author="Nicholas Medina" w:id="51" w:date="2023-01-25T21:41: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that can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facilitate faster seeding and early crop establishment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mzq4wv">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Monti et al., 2001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in the long term (i.e. over five years), soil aggregates can weaken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1mghml">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Catania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iylrwe">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Six et al., 2002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52" w:date="2023-01-26T09:00:31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lead</w:t>
      </w:r>
      <w:ins w:author="Nicholas Medina" w:id="53" w:date="2023-01-26T09:00: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ing</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faster soil erosion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84mhaj">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Richter,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54" w:date="2023-01-26T09:00:46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and</w:t>
        </w:r>
      </w:ins>
      <w:del w:author="Nicholas Medina" w:id="54" w:date="2023-01-26T09:00:4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eventually increasing grower dependency on intense tillage to maintain previous yields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mrcu09">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de Cárcer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55" w:date="2023-01-25T21:00: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 may risk amplifying local soil fertility issues </w:t>
        </w:r>
      </w:ins>
      <w:del w:author="Nicholas Medina" w:id="55" w:date="2023-01-25T21:00: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all of which resemble causes of the USA Dust Bowl and even the fall of ancient civilizations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xcytpi">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Amundson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3hv69ve">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Lal,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302m92">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Montgomery,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combat degradation, no-till and minimal-till have been supported as sustainable alternatives with biodiversity benefits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06ipza">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Edwards,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versus industrial agri-business farming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s49zyc">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Roger-Estrade et al., 2010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3oy7u29">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Wang et al., 2006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although</w:t>
      </w:r>
      <w:del w:author="Nicholas Medina" w:id="56" w:date="2023-01-26T09:01: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continuing research is still needed to address different challenges</w:t>
      </w:r>
      <w:ins w:author="Nicholas Medina" w:id="57" w:date="2023-01-26T09:01: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58" w:date="2023-01-26T09:01:2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such as </w:t>
        </w:r>
      </w:ins>
      <w:del w:author="Nicholas Medina" w:id="58" w:date="2023-01-26T09:01:2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like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more weed pressure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ci93xb">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Anderson,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Since urban growers already have limited access to machinery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7m2jsg">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Daniel,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59" w:date="2023-01-26T09:01:5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yet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given the short-term benefits of tillage for quick initial productivity, community sharing systems have been set up for tractors and rotary implements</w:t>
      </w:r>
      <w:ins w:author="Nicholas Medina" w:id="60" w:date="2023-01-26T09:02: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w:t>
        </w:r>
      </w:ins>
      <w:del w:author="Nicholas Medina" w:id="60" w:date="2023-01-26T09:02: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which</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can lead to mixed or variable management strategies being adopted for urban soil cultivation, which are in need to further study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pxezwc">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Bazzoffi, 1998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39kk8xu">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Materechera, 2009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Cover cropping is another regenerative agriculture practice with old origins, but whose lasting benefits are increasingly recognized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ep43zb">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Perez,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84mhaj">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Richter,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61" w:date="2023-01-26T09:02:2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61" w:date="2023-01-26T09:02: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more studies could go beyond single species to complementary species mixtures. Cover crops are named so because they cover fallow soils, </w:t>
      </w:r>
      <w:ins w:author="Nicholas Medina" w:id="62" w:date="2023-01-26T09:02: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maintaining </w:t>
        </w:r>
      </w:ins>
      <w:del w:author="Nicholas Medina" w:id="62" w:date="2023-01-26T09:02: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also continuing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root activity and limiting erosion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ygebqi">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García-González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benefits can vary by species used. For example, legumes like cowpea (or black-eyed peas,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Vigna unguiculata subsp. unguiculata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clovers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Trifolium sp.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hairy vetch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Vicia villosa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have symbiotic root bacteria that fix nitrogen from the air into soil pores where it becomes bioavailable to plants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bvk7pj">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Grossman et al., 2005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Somewhat similarly, buckwheat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Fagopyrum esculentum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helps scavenge soil phosphorus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du1wux">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Possinger et al., 2013</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often a limiting macro-nutrient in clay soils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250f4o">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Mori et al.,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63" w:date="2023-01-26T09:03:18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w:t>
        </w:r>
      </w:ins>
      <w:del w:author="Nicholas Medina" w:id="63" w:date="2023-01-26T09:03: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 could also be combined with phosphorus-rich compost to alleviate recurring soil phosphorus deficiencies. Other plants, including grasses like sorghum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Sorghum bicolor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64" w:date="2023-01-26T09:03: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can grow deep roots with chemical defenses, called allelopathy, that harm other weed roots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43i4a2">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Weston et al., 1989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Overall, cover cropping may also increase soil organic matter through complex processes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4g0dwd">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King,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though few studies show direct correlations between soil organic matter and yield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0ew0vw">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Oldfield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65" w:date="2023-01-25T01:07: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Furthermo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 cover crops may benefit even organic large industrial farms, but their dependence on mechanization, such as for harvest, tends to limit their cover crop use to monoculture designs, whereas mixed polyculture cover crop designs may be more feasible to adopt in smaller scale urban agriculture settings, where manual labor tasks by growers may be more flexible.</w:t>
        </w:r>
        <w:del w:author="Nicholas Medina" w:id="65" w:date="2023-01-25T01:07: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del w:author="Nicholas Medina" w:id="65" w:date="2023-01-25T01:07: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Organic yet industrial farms can benefit from specific cover crops, but their mechanization also limits their use to monoculture, where as small urban agriculture can make use of labor that replaces machinery to study new cover crop mixture designs that could accelerate early cultivation efforts.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Cover crop mixtures generally remain understudied empirically in agriculture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bn6wsx">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Baraibar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9x2ik5">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Bedoussac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32hioqz">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Bourke et al.,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8pi1tg">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Mead and Riley, 1981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it could be hypothesized that combining sorghum, cowpea, and buckwheat together would improve soil nitrogen, phosphorus, and weed control</w:t>
      </w:r>
      <w:del w:author="Nicholas Medina" w:id="66" w:date="2023-01-26T09:04: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via their root symbioses and chemical defenses. In general, integrated approaches to small-scale urban agriculture could be useful internationally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ce457m">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Stewart et al., 2013</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tailored research that informs grower decision-making remains diffuse.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study, we investigated how different tillage techniques and cover crop species mixes, representing var</w:t>
      </w:r>
      <w:del w:author="Nicholas Medina" w:id="67" w:date="2023-01-24T23:38:0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ious possible integrated management strategies, affect urban soil functions for agriculture. Tillage methods studied ranged from low intensity</w:t>
      </w:r>
      <w:ins w:author="Nicholas Medina" w:id="68" w:date="2023-01-26T09:04: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a broadfork</w:t>
      </w:r>
      <w:ins w:author="Nicholas Medina" w:id="69" w:date="2023-01-26T09:04:4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high intensity</w:t>
      </w:r>
      <w:ins w:author="Nicholas Medina" w:id="70" w:date="2023-01-26T09:05: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a tractor and </w:t>
      </w:r>
      <w:ins w:author="Nicholas Medina" w:id="71" w:date="2023-01-26T02:41: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attached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implements. Additionally, cover crop species mixes were chosen based on target functions</w:t>
      </w:r>
      <w:ins w:author="Nicholas Medina" w:id="72" w:date="2023-01-26T09:05: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including </w:t>
      </w:r>
      <w:ins w:author="Nicholas Medina" w:id="73" w:date="2023-01-25T21:44: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alleviating </w:t>
        </w:r>
      </w:ins>
      <w:del w:author="Nicholas Medina" w:id="73" w:date="2023-01-25T21:44: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reducing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compaction</w:t>
      </w:r>
      <w:ins w:author="Nicholas Medina" w:id="74" w:date="2023-01-26T02:42: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-related issues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lowering soil strength (i.e. resistance to shear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stress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improve potential rooting extents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suppressing weeds, and perenniality (i.e. potential for sustainable re-growth). We hypothesized that both tillage and cover crop mixes would confer similar benefits to soil functions, which would also translate to affect weed pressure and yield. Accordingly, we predicted that roto-till, a moderate-intensity option, would best balance </w:t>
      </w:r>
      <w:ins w:author="Nicholas Medina" w:id="75" w:date="2023-01-26T02:44: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strength </w:t>
        </w:r>
      </w:ins>
      <w:del w:author="Nicholas Medina" w:id="75" w:date="2023-01-26T02:44: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weed pressure benefits, </w:t>
      </w:r>
      <w:ins w:author="Nicholas Medina" w:id="76" w:date="2023-01-26T09:06: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deepening where soil hardpan layers occur that limit root penetration, and thereby also increase soil water infiltration rates, along with reducing weed cover, density, and diversity. We also expected that the cover crop mix designed against soil compaction </w:t>
      </w:r>
      <w:ins w:author="Nicholas Medina" w:id="77" w:date="2023-01-25T21:46: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issues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would have the deepest depth to soil har</w:t>
      </w:r>
      <w:ins w:author="Nicholas Medina" w:id="78" w:date="2023-01-25T21:45: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pan, along with the fastest water infiltration rates compared to other mixes, mostly due to the deep rooting potential of forage radish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Raphanus sativus var. longipinnatus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ryegrass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Secale cereale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Finally, we expected that the cover crop mix designed for weed suppression would experience the lowest local weed cover, density, and diversity, due to allelopathic chemical defense traits from buckwheat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Fagoprum esculentum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surghum-sudangrass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Sorghum bicolor x Sorghum bicolor var. sudanese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1fob9te" w:id="2"/>
    <w:bookmarkEnd w:id="2"/>
    <w:p w:rsidR="00000000" w:rsidDel="00000000" w:rsidP="00000000" w:rsidRDefault="00000000" w:rsidRPr="00000000" w14:paraId="00000015">
      <w:pPr>
        <w:pStyle w:val="Heading1"/>
        <w:rPr/>
      </w:pPr>
      <w:r w:rsidDel="00000000" w:rsidR="00000000" w:rsidRPr="00000000">
        <w:rPr>
          <w:rtl w:val="0"/>
        </w:rPr>
        <w:t xml:space="preserve">2</w:t>
        <w:tab/>
        <w:t xml:space="preserve">Methods</w:t>
      </w:r>
    </w:p>
    <w:bookmarkStart w:colFirst="0" w:colLast="0" w:name="3znysh7" w:id="3"/>
    <w:bookmarkEnd w:id="3"/>
    <w:p w:rsidR="00000000" w:rsidDel="00000000" w:rsidP="00000000" w:rsidRDefault="00000000" w:rsidRPr="00000000" w14:paraId="00000016">
      <w:pPr>
        <w:pStyle w:val="Heading2"/>
        <w:rPr/>
      </w:pPr>
      <w:r w:rsidDel="00000000" w:rsidR="00000000" w:rsidRPr="00000000">
        <w:rPr>
          <w:rtl w:val="0"/>
        </w:rPr>
        <w:t xml:space="preserve">2.1</w:t>
        <w:tab/>
        <w:t xml:space="preserve">Site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study site was located at the Michigan State University (MSU) - Detroit Partnership for Food, Learning, and Innovation (DPFLI) (42.4, -83.3), a 1.6-ha </w:t>
      </w:r>
      <w:del w:author="Nicholas Medina" w:id="79" w:date="2023-01-24T23:37: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(4 acres)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extension facility dedicated to urban agriculture and engaging with local small-scale growers in Detroit, MI, USA. The climate is temperate with four seasons, with mean annual temperature of ~9.5 C </w:t>
      </w:r>
      <w:del w:author="Nicholas Medina" w:id="80" w:date="2023-01-24T23:37:2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(49.1 F)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precipitation at ~787 mm </w:t>
      </w:r>
      <w:del w:author="Nicholas Medina" w:id="81" w:date="2023-01-24T23:37: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(31 in)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ncdc.noaa.gov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site was formerly a school building and associated playground since 1924 until 2016 when it was demolished after closing due to low enrollment since 2009, and the city land was rented by the university (Fig 1a). The habitat is ~1.2 km </w:t>
      </w:r>
      <w:del w:author="Nicholas Medina" w:id="82" w:date="2023-01-24T23:37: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(~0.8 mi)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away from a small river, conferring some wetland ecosystem properties like denser soils. It is also surrounded by sealed sidewalk and small roads on all four sides, which likely affects runoff and drainage patterns (Fig 1b).</w:t>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83" w:date="2023-01-26T08:51:29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612130" cy="39624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2130" cy="3962400"/>
                      </a:xfrm>
                      <a:prstGeom prst="rect"/>
                      <a:ln/>
                    </pic:spPr>
                  </pic:pic>
                </a:graphicData>
              </a:graphic>
            </wp:inline>
          </w:drawing>
        </w:r>
      </w:ins>
      <w:del w:author="Nicholas Medina" w:id="83" w:date="2023-01-26T08:51:29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 Field site images (a) map © 2022 Wayne State University library digital historical collection showing former school land use from 1981, (b) map data © 2022 USDA-NRCS SSURGO web soil survey showing likely soil class division given field and lab data, (c) soil profile from northeast site area near current education center, (d) plot layout design, and (e) aerial drone view of treated plots after five weeks. Photo credits: (c) Naim Edwards, (e) Edgar Cardenas." id="7" name="image8.png"/>
              <a:graphic>
                <a:graphicData uri="http://schemas.openxmlformats.org/drawingml/2006/picture">
                  <pic:pic>
                    <pic:nvPicPr>
                      <pic:cNvPr descr="Figure 1: Field site images (a) map © 2022 Wayne State University library digital historical collection showing former school land use from 1981, (b) map data © 2022 USDA-NRCS SSURGO web soil survey showing likely soil class division given field and lab data, (c) soil profile from northeast site area near current education center, (d) plot layout design, and (e) aerial drone view of treated plots after five weeks. Photo credits: (c) Naim Edwards, (e) Edgar Cardenas." id="0" name="image8.png"/>
                      <pic:cNvPicPr preferRelativeResize="0"/>
                    </pic:nvPicPr>
                    <pic:blipFill>
                      <a:blip r:embed="rId13"/>
                      <a:srcRect b="0" l="0" r="0" t="0"/>
                      <a:stretch>
                        <a:fillRect/>
                      </a:stretch>
                    </pic:blipFill>
                    <pic:spPr>
                      <a:xfrm>
                        <a:off x="0" y="0"/>
                        <a:ext cx="5334000" cy="5334000"/>
                      </a:xfrm>
                      <a:prstGeom prst="rect"/>
                      <a:ln/>
                    </pic:spPr>
                  </pic:pic>
                </a:graphicData>
              </a:graphic>
            </wp:inline>
          </w:drawing>
        </w:r>
      </w:del>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 Field site images (a) map © 2022 Wayne State University library digital historical collection showing former school land use from 1981, (b) map data © 2022 USDA-NRCS SSURGO web soil survey showing likely soil class division given field and lab data, (c) soil profile from northeast site area near current education center</w:t>
      </w:r>
      <w:del w:author="Nicholas Medina" w:id="84" w:date="2023-01-26T08:51:0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 (d) plot layout design, and (e) aerial drone view of treated plots after five weeks</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Photo credit</w:t>
      </w:r>
      <w:del w:author="Nicholas Medina" w:id="85" w:date="2023-01-26T09:39:3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s</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 Naim Edwards</w:t>
      </w:r>
      <w:del w:author="Nicholas Medina" w:id="86" w:date="2023-01-26T08:50:4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 (e) Edgar Cardenas.</w:delText>
        </w:r>
      </w:del>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Site soils can be classified as Technosols (Fig 1c), given that large metal artifacts can be found throughout various profiles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zbgiuw">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FAO, 2014</w:t>
        </w:r>
      </w:hyperlink>
      <w:ins w:author="Nicholas Medina" w:id="87" w:date="2023-01-26T05:30:24Z">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 WRB 2015</w:t>
        </w:r>
      </w:ins>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when the area was filled in with nearby soils during highway road construction, as was common in mid-western USA industrial manufacturing cities many decades ago in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1960s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p2csry">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Beniston et al.,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Accordingly, the growing area has both a finer- and coarser-textured side (Fig 1b), and this study was done on the side with consistent clay of ~37%</w:t>
      </w:r>
      <w:ins w:author="Nicholas Medina" w:id="88" w:date="2023-01-25T00:06: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 sandy clay loam texture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Topsoil A horizons are </w:t>
      </w:r>
      <w:ins w:author="Nicholas Medina" w:id="89" w:date="2023-01-23T21:39: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&lt;5 cm</w:t>
        </w:r>
      </w:ins>
      <w:del w:author="Nicholas Medina" w:id="89" w:date="2023-01-23T21:39: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1-2”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90" w:date="2023-01-23T21:39: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ins>
      <w:del w:author="Nicholas Medina" w:id="90" w:date="2023-01-23T21:39: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&lt;5 cm</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deep, and subsoil B horizons can be &gt;30.5 cm (1 ft) deep, with a muted yellow color 10YR 8/4 (Fig 1c). A baseline site-level soil lab assessment determined that the top </w:t>
      </w:r>
      <w:del w:author="Nicholas Medina" w:id="91" w:date="2023-01-24T23:36:3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4 in (</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10 cm</w:t>
      </w:r>
      <w:del w:author="Nicholas Medina" w:id="92" w:date="2023-01-24T23:36:3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soils around the site together have relatively good organic matter at ~2.5 ± 0.3% and nutrient levels, including concentrations of heavy metals like lead and arsenic which were present below harmful government human-contact standards (</w:t>
      </w:r>
      <w:hyperlink r:id="rId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cfpub.epa.gov/ecotox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Site soils were also asses</w:t>
      </w:r>
      <w:ins w:author="Nicholas Medina" w:id="93" w:date="2023-01-25T01:48: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 to have decent but sub-optimal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respiration rates of 0.2 ± 0.04 mg per day (Table 1). Initial main concerns limiting productivity include high alkaline pH of 8.1 ± 0.1, lowering availability of existing nutrients, as well as weak aggregate stability of 19 ± 4.4, leading to concerns with aeration, infiltration, rooting, crusting when dry, </w:t>
      </w:r>
      <w:ins w:author="Nicholas Medina" w:id="94" w:date="2023-01-25T00:22: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some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erosion</w:t>
      </w:r>
      <w:del w:author="Nicholas Medina" w:id="95" w:date="2023-01-25T00:22: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runoff</w:t>
      </w:r>
      <w:ins w:author="Nicholas Medina" w:id="96" w:date="2023-01-25T00:23:4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given slopes of 0-4%</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(Table 1).</w:t>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1: Baseline Soil Health Assessment (Cornell, Ithaca, NY, USA)</w:t>
      </w:r>
    </w:p>
    <w:tbl>
      <w:tblPr>
        <w:tblStyle w:val="Table1"/>
        <w:tblW w:w="8626.0" w:type="dxa"/>
        <w:jc w:val="left"/>
        <w:tblInd w:w="-108.0" w:type="dxa"/>
        <w:tblLayout w:type="fixed"/>
        <w:tblLook w:val="0020"/>
      </w:tblPr>
      <w:tblGrid>
        <w:gridCol w:w="1223"/>
        <w:gridCol w:w="3139"/>
        <w:gridCol w:w="1749"/>
        <w:gridCol w:w="1206"/>
        <w:gridCol w:w="1309"/>
        <w:tblGridChange w:id="0">
          <w:tblGrid>
            <w:gridCol w:w="1223"/>
            <w:gridCol w:w="3139"/>
            <w:gridCol w:w="1749"/>
            <w:gridCol w:w="1206"/>
            <w:gridCol w:w="1309"/>
          </w:tblGrid>
        </w:tblGridChange>
      </w:tblGrid>
      <w:tr>
        <w:trPr>
          <w:cantSplit w:val="0"/>
          <w:tblHeader w:val="1"/>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Kind</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Median (n=10)</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Deviation</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Descriptor</w:t>
            </w:r>
          </w:p>
        </w:tc>
      </w:tr>
      <w:tr>
        <w:trPr>
          <w:cantSplit w:val="0"/>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Biological</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Organic Matter (%)</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0.3</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Very Low</w:t>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Respiration (mg per day)</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0.2</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0.0</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Medium</w:t>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Physical</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Aggregate Stability (%)</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19.0</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Very Low</w:t>
            </w:r>
          </w:p>
        </w:tc>
      </w:tr>
      <w:tr>
        <w:trPr>
          <w:cantSplit w:val="0"/>
          <w:tblHeader w:val="0"/>
          <w:ins w:author="Nicholas Medina" w:id="97" w:date="2023-01-24T23:52:15Z"/>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ins w:author="Nicholas Medina" w:id="97" w:date="2023-01-24T23:52:15Z"/>
                <w:rFonts w:ascii="Cambria" w:cs="Cambria" w:eastAsia="Cambria" w:hAnsi="Cambria"/>
                <w:b w:val="0"/>
                <w:i w:val="0"/>
                <w:smallCaps w:val="0"/>
                <w:strike w:val="0"/>
                <w:color w:val="000000"/>
                <w:sz w:val="24"/>
                <w:szCs w:val="24"/>
                <w:u w:val="none"/>
                <w:shd w:fill="auto" w:val="clear"/>
                <w:vertAlign w:val="baseline"/>
              </w:rPr>
            </w:pPr>
            <w:ins w:author="Nicholas Medina" w:id="97" w:date="2023-01-24T23:52:15Z">
              <w:r w:rsidDel="00000000" w:rsidR="00000000" w:rsidRPr="00000000">
                <w:rPr>
                  <w:rtl w:val="0"/>
                </w:rPr>
              </w:r>
            </w:ins>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ins w:author="Nicholas Medina" w:id="97" w:date="2023-01-24T23:52:15Z"/>
                <w:rFonts w:ascii="Cambria" w:cs="Cambria" w:eastAsia="Cambria" w:hAnsi="Cambria"/>
                <w:b w:val="0"/>
                <w:i w:val="0"/>
                <w:smallCaps w:val="0"/>
                <w:strike w:val="0"/>
                <w:color w:val="000000"/>
                <w:sz w:val="24"/>
                <w:szCs w:val="24"/>
                <w:u w:val="none"/>
                <w:shd w:fill="auto" w:val="clear"/>
                <w:vertAlign w:val="baseline"/>
              </w:rPr>
            </w:pPr>
            <w:ins w:author="Nicholas Medina" w:id="97" w:date="2023-01-24T23:5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Texture (class)</w:t>
              </w:r>
              <w:r w:rsidDel="00000000" w:rsidR="00000000" w:rsidRPr="00000000">
                <w:rPr>
                  <w:rtl w:val="0"/>
                </w:rPr>
              </w:r>
            </w:ins>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ins w:author="Nicholas Medina" w:id="97" w:date="2023-01-24T23:52:15Z"/>
                <w:rFonts w:ascii="Cambria" w:cs="Cambria" w:eastAsia="Cambria" w:hAnsi="Cambria"/>
                <w:b w:val="0"/>
                <w:i w:val="0"/>
                <w:smallCaps w:val="0"/>
                <w:strike w:val="0"/>
                <w:color w:val="000000"/>
                <w:sz w:val="24"/>
                <w:szCs w:val="24"/>
                <w:u w:val="none"/>
                <w:shd w:fill="auto" w:val="clear"/>
                <w:vertAlign w:val="baseline"/>
              </w:rPr>
            </w:pPr>
            <w:ins w:author="Nicholas Medina" w:id="97" w:date="2023-01-24T23:5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ins>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ins w:author="Nicholas Medina" w:id="97" w:date="2023-01-24T23:52:15Z"/>
                <w:rFonts w:ascii="Cambria" w:cs="Cambria" w:eastAsia="Cambria" w:hAnsi="Cambria"/>
                <w:b w:val="0"/>
                <w:i w:val="0"/>
                <w:smallCaps w:val="0"/>
                <w:strike w:val="0"/>
                <w:color w:val="000000"/>
                <w:sz w:val="24"/>
                <w:szCs w:val="24"/>
                <w:u w:val="none"/>
                <w:shd w:fill="auto" w:val="clear"/>
                <w:vertAlign w:val="baseline"/>
              </w:rPr>
            </w:pPr>
            <w:ins w:author="Nicholas Medina" w:id="97" w:date="2023-01-24T23:5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ins>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ins w:author="Nicholas Medina" w:id="97" w:date="2023-01-24T23:52:15Z"/>
                <w:rFonts w:ascii="Cambria" w:cs="Cambria" w:eastAsia="Cambria" w:hAnsi="Cambria"/>
                <w:b w:val="0"/>
                <w:i w:val="0"/>
                <w:smallCaps w:val="0"/>
                <w:strike w:val="0"/>
                <w:color w:val="000000"/>
                <w:sz w:val="24"/>
                <w:szCs w:val="24"/>
                <w:u w:val="none"/>
                <w:shd w:fill="auto" w:val="clear"/>
                <w:vertAlign w:val="baseline"/>
              </w:rPr>
            </w:pPr>
            <w:ins w:author="Nicholas Medina" w:id="97" w:date="2023-01-24T23:5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Fine</w:t>
              </w:r>
              <w:r w:rsidDel="00000000" w:rsidR="00000000" w:rsidRPr="00000000">
                <w:rPr>
                  <w:rtl w:val="0"/>
                </w:rPr>
              </w:r>
            </w:ins>
          </w:p>
        </w:tc>
      </w:tr>
      <w:tr>
        <w:trPr>
          <w:cantSplit w:val="0"/>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Chemical</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0.1</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Poor</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Phosphorus (ppm)</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Medium</w:t>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Potassium (ppm)</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103.8</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36.3</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Optimal</w:t>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Iron (ppm)</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Optimal</w:t>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Magnesium (ppm)</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463.6</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24.9</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Optimal</w:t>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Manganese (ppm)</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42.1</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4.9</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Optimal</w:t>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Zinc (ppm)</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3.8</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Optimal</w:t>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Heavy metals (Pb, Al, As, Cu)</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Safe</w:t>
            </w:r>
          </w:p>
        </w:tc>
      </w:tr>
    </w:tbl>
    <w:bookmarkStart w:colFirst="0" w:colLast="0" w:name="2et92p0" w:id="4"/>
    <w:bookmarkEnd w:id="4"/>
    <w:p w:rsidR="00000000" w:rsidDel="00000000" w:rsidP="00000000" w:rsidRDefault="00000000" w:rsidRPr="00000000" w14:paraId="0000005D">
      <w:pPr>
        <w:pStyle w:val="Heading2"/>
        <w:rPr/>
      </w:pPr>
      <w:r w:rsidDel="00000000" w:rsidR="00000000" w:rsidRPr="00000000">
        <w:rPr>
          <w:rtl w:val="0"/>
        </w:rPr>
        <w:t xml:space="preserve">2.2</w:t>
        <w:tab/>
        <w:t xml:space="preserve">Design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Nicholas Medina" w:id="102" w:date="2023-01-26T08:43:05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study area was a 278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98" w:date="2023-01-25T01:48:2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(2992.4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ft</w:delTex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delText xml:space="preserve">2</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section on the East side of the site under the former school building that was divided into 36 separate 4.6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99" w:date="2023-01-24T23:35:2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(49.5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ft</w:delTex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delText xml:space="preserve">2</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plots in nine rows and four columns (</w:t>
      </w:r>
      <w:ins w:author="Nicholas Medina" w:id="100" w:date="2023-01-26T08:50: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2a</w:t>
        </w:r>
      </w:ins>
      <w:del w:author="Nicholas Medina" w:id="100" w:date="2023-01-26T08:50: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1d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Tillage groups spanned the nine columns in adjacent groups of three, while cover crop mix treatments spanned the rows with one row per cover crop mix, totaling 36 plots, or 12 plots per tillage group and nine plots per cover crop mix. Before applying treatments, approximately 0.2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101" w:date="2023-01-24T23:35: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(8.5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ft</w:delTex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delText xml:space="preserve">3</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compost was incorporated into each plot.</w:t>
      </w:r>
      <w:ins w:author="Nicholas Medina" w:id="102" w:date="2023-01-26T08:43:05Z">
        <w:r w:rsidDel="00000000" w:rsidR="00000000" w:rsidRPr="00000000">
          <w:rPr>
            <w:rtl w:val="0"/>
          </w:rPr>
        </w:r>
      </w:ins>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Nicholas Medina" w:id="102" w:date="2023-01-26T08:43:05Z"/>
          <w:rFonts w:ascii="Cambria" w:cs="Cambria" w:eastAsia="Cambria" w:hAnsi="Cambria"/>
          <w:b w:val="0"/>
          <w:i w:val="0"/>
          <w:smallCaps w:val="0"/>
          <w:strike w:val="0"/>
          <w:color w:val="000000"/>
          <w:sz w:val="24"/>
          <w:szCs w:val="24"/>
          <w:u w:val="none"/>
          <w:shd w:fill="auto" w:val="clear"/>
          <w:vertAlign w:val="baseline"/>
        </w:rPr>
      </w:pPr>
      <w:ins w:author="Nicholas Medina" w:id="102" w:date="2023-01-26T08:43:05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612130" cy="39624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12130" cy="3962400"/>
                      </a:xfrm>
                      <a:prstGeom prst="rect"/>
                      <a:ln/>
                    </pic:spPr>
                  </pic:pic>
                </a:graphicData>
              </a:graphic>
            </wp:inline>
          </w:drawing>
        </w:r>
        <w:r w:rsidDel="00000000" w:rsidR="00000000" w:rsidRPr="00000000">
          <w:rPr>
            <w:rtl w:val="0"/>
          </w:rPr>
        </w:r>
      </w:ins>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rPrChange w:author="Nicholas Medina" w:id="103" w:date="2023-01-26T08:43:05Z">
            <w:rPr>
              <w:rFonts w:ascii="Cambria" w:cs="Cambria" w:eastAsia="Cambria" w:hAnsi="Cambria"/>
              <w:b w:val="0"/>
              <w:i w:val="0"/>
              <w:smallCaps w:val="0"/>
              <w:strike w:val="0"/>
              <w:color w:val="000000"/>
              <w:sz w:val="24"/>
              <w:szCs w:val="24"/>
              <w:u w:val="none"/>
              <w:shd w:fill="auto" w:val="clear"/>
              <w:vertAlign w:val="baseline"/>
            </w:rPr>
          </w:rPrChange>
        </w:rPr>
      </w:pPr>
      <w:ins w:author="Nicholas Medina" w:id="102" w:date="2023-01-26T08:43: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2: Design images including (a) plot layout and (b) aerial drone view of treated plots after 5 weeks. Photo credit: (b) Edgar Cardenas.</w:t>
        </w:r>
      </w:ins>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Tillage treatments represented methods of increasing intensity available for small scale agriculture, also varying in cost, machinery needed, and sometimes grower preferences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11kx3o">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Drugova et al.,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w:t>
      </w:r>
      <w:ins w:author="Nicholas Medina" w:id="104" w:date="2023-01-25T22:44: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ally, treatments included no-till with a </w:t>
      </w:r>
      <w:ins w:author="Nicholas Medina" w:id="105" w:date="2023-01-26T04:3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manual long-tined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broadfork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(NT)</w:t>
      </w:r>
      <w:ins w:author="Nicholas Medina" w:id="106" w:date="2023-01-26T04:33:07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tool used for gardens and small farms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roto-tiller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tractor-till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implements. Tractor-till plots were worked with a subsoiler, moldboard plow, and roto-tiller </w:t>
      </w:r>
      <w:ins w:author="Nicholas Medina" w:id="107" w:date="2023-01-26T04:32: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attached to a tractor </w:t>
      </w:r>
      <w:ins w:author="Nicholas Medina" w:id="108" w:date="2023-01-25T23:46: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(New Holland 7308)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 to 30.5 cm (1 ft) deep. Roto-till plots were treated with a roto</w:t>
      </w:r>
      <w:ins w:author="Nicholas Medina" w:id="109" w:date="2023-01-23T18:05: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tiller</w:t>
      </w:r>
      <w:ins w:author="Nicholas Medina" w:id="110" w:date="2023-01-25T22:46: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(BCS 749)</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implement up to 20 cm </w:t>
      </w:r>
      <w:del w:author="Nicholas Medina" w:id="111" w:date="2023-01-25T01:48:4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(7.9 in)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deep. Lastly, no-till plots were worked with only a broadfork up to 10 cm </w:t>
      </w:r>
      <w:del w:author="Nicholas Medina" w:id="112" w:date="2023-01-25T01:48:4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(3.9 in)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deep. All tilling was done once early in the season after one typical compost application and before planting cover crops.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Cover crop mixes were designed primarily based on plants associated with targeted benefits, and as possible, relative simplicity of re-seeding and winter-kill (e.g. more heat tolerant)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v1yuxt">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Clark,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Three mixes were designed to target three functions, with each mix containing three different plant species (Table 2). The mix specifically designed to alleviate compaction generally focused on plants with roots that tend to penetrate and loosen soil well, and ultimately included crimson clover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Trifolium incarnatum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forage radish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Raphanus sativus var. longipinnatus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cereal ryegrass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Secale cereale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The mix targeting weed suppression included heat- and drought-tolerant crops that tend to grow rapidly, allowing them to outcompete other plants–the taxa chosed were sorghum-sudangrass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Sorghum bicolor x Sorghum bicolor var. sudanese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cowpea/black-eyed pea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Vigna unguiculata subsp. unguiculata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buckwheat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Fagopyrum esculentum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Lastly, a mix was dedicated to perennial cover crops, which in contrast to annuals can survive the winter and thus tend to accumulate biomass and establish before spring weeds–this mix included hairy vetch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Vicia villosa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red clover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Trifolium pratense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wheat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Triticum aestivum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also had a null control group consisting of established vegetation within the plot, where no additional seeds were sown, so existing plants grew unmanipulated alongside other crop treatments (</w:t>
      </w:r>
      <w:ins w:author="Nicholas Medina" w:id="113" w:date="2023-01-26T08:50: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2b</w:t>
        </w:r>
      </w:ins>
      <w:del w:author="Nicholas Medina" w:id="113" w:date="2023-01-26T08:50: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1e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114" w:date="2023-01-26T04:39:0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were planted using a manual rolling seeder up to 30 cm between rows and seeds pressed 1-2.5 cm deep varying by cover crop.</w:t>
        </w:r>
      </w:ins>
      <w:r w:rsidDel="00000000" w:rsidR="00000000" w:rsidRPr="00000000">
        <w:rPr>
          <w:rtl w:val="0"/>
        </w:rPr>
      </w:r>
    </w:p>
    <w:p w:rsidR="00000000" w:rsidDel="00000000" w:rsidP="00000000" w:rsidRDefault="00000000" w:rsidRPr="00000000" w14:paraId="0000006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2: Cover crop mixes</w:t>
      </w:r>
    </w:p>
    <w:tbl>
      <w:tblPr>
        <w:tblStyle w:val="Table2"/>
        <w:tblW w:w="9054.0" w:type="dxa"/>
        <w:jc w:val="left"/>
        <w:tblInd w:w="-108.0" w:type="dxa"/>
        <w:tblLayout w:type="fixed"/>
        <w:tblLook w:val="0020"/>
      </w:tblPr>
      <w:tblGrid>
        <w:gridCol w:w="1940"/>
        <w:gridCol w:w="3426"/>
        <w:gridCol w:w="3688"/>
        <w:tblGridChange w:id="0">
          <w:tblGrid>
            <w:gridCol w:w="1940"/>
            <w:gridCol w:w="3426"/>
            <w:gridCol w:w="3688"/>
          </w:tblGrid>
        </w:tblGridChange>
      </w:tblGrid>
      <w:tr>
        <w:trPr>
          <w:cantSplit w:val="0"/>
          <w:tblHeader w:val="1"/>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Function</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Plants</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Binomial</w:delText>
              </w:r>
            </w:del>
            <w:commentRangeEnd w:id="0"/>
            <w:r w:rsidDel="00000000" w:rsidR="00000000" w:rsidRPr="00000000">
              <w:commentReference w:id="0"/>
            </w:r>
            <w:r w:rsidDel="00000000" w:rsidR="00000000" w:rsidRPr="00000000">
              <w:rPr>
                <w:rtl w:val="0"/>
              </w:rPr>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Weed Suppression</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Sorghum-Sudangrass</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Sorghum bicolor x S. bicolor var. sudanese</w:delText>
              </w:r>
            </w:del>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Cowpea/Black-Eyed Pea</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Vigna unguiculata subsp. unguiculata</w:delText>
              </w:r>
            </w:del>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Buckwheat</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Fagopyrum esculentum</w:delText>
              </w:r>
            </w:del>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Perennial</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Hairy Vetch</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Vicia villosa</w:delText>
              </w:r>
            </w:del>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 Clover</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Trifolium pratense</w:delText>
              </w:r>
            </w:del>
            <w:r w:rsidDel="00000000" w:rsidR="00000000" w:rsidRPr="00000000">
              <w:rPr>
                <w:rtl w:val="0"/>
              </w:rPr>
            </w:r>
          </w:p>
        </w:tc>
      </w:tr>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Wheat</w:t>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Triticum aestivum</w:delText>
              </w:r>
            </w:del>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Compaction</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Forage Radish</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Raphanus sativus var. longipinnatus</w:delText>
              </w:r>
            </w:del>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Crimson Clover</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Trifolium incarnatum</w:delText>
              </w:r>
            </w:del>
            <w:r w:rsidDel="00000000" w:rsidR="00000000" w:rsidRPr="00000000">
              <w:rPr>
                <w:rtl w:val="0"/>
              </w:rPr>
            </w:r>
          </w:p>
        </w:tc>
      </w:tr>
      <w:tr>
        <w:trPr>
          <w:cantSplit w:val="0"/>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Cereal Ryegrass</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Secale cereale</w:delText>
              </w:r>
            </w:del>
            <w:r w:rsidDel="00000000" w:rsidR="00000000" w:rsidRPr="00000000">
              <w:rPr>
                <w:rtl w:val="0"/>
              </w:rPr>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Null</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Existing vegetation (no manipulation)</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del w:author="Nicholas Medina" w:id="115" w:date="2023-01-24T23:34: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tl w:val="0"/>
              </w:rPr>
            </w:r>
          </w:p>
        </w:tc>
      </w:tr>
    </w:tbl>
    <w:bookmarkStart w:colFirst="0" w:colLast="0" w:name="tyjcwt" w:id="5"/>
    <w:bookmarkEnd w:id="5"/>
    <w:p w:rsidR="00000000" w:rsidDel="00000000" w:rsidP="00000000" w:rsidRDefault="00000000" w:rsidRPr="00000000" w14:paraId="00000085">
      <w:pPr>
        <w:pStyle w:val="Heading2"/>
        <w:rPr/>
      </w:pPr>
      <w:r w:rsidDel="00000000" w:rsidR="00000000" w:rsidRPr="00000000">
        <w:rPr>
          <w:rtl w:val="0"/>
        </w:rPr>
        <w:t xml:space="preserve">2.3</w:t>
        <w:tab/>
        <w:t xml:space="preserve">Sampling</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compaction</w:t>
      </w:r>
      <w:ins w:author="Nicholas Medina" w:id="116" w:date="2023-01-25T23:16: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-related </w:t>
        </w:r>
      </w:ins>
      <w:del w:author="Nicholas Medina" w:id="116" w:date="2023-01-25T23:16: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author="Nicholas Medina" w:id="116" w:date="2023-01-25T23:16: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issues were </w:t>
        </w:r>
      </w:ins>
      <w:del w:author="Nicholas Medina" w:id="116" w:date="2023-01-25T23:16: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was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17" w:date="2023-01-25T23:18: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measured as </w:t>
        </w:r>
      </w:ins>
      <w:del w:author="Nicholas Medina" w:id="117" w:date="2023-01-25T23:18: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measured </w:delText>
        </w:r>
      </w:del>
      <w:ins w:author="Nicholas Medina" w:id="117" w:date="2023-01-25T23:18:38Z">
        <w:del w:author="Nicholas Medina" w:id="117" w:date="2023-01-25T23:18: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soil strength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(resistance to shear)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as the depth to hardpan layer, or where soil strength was &gt;2 MPa, beyond which roots typically cannot penetrate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fldChar w:fldCharType="begin"/>
        </w:r>
        <w:r w:rsidDel="00000000" w:rsidR="00000000" w:rsidRPr="00000000">
          <w:instrText xml:space="preserve">HYPERLINK \l "3tbugp1"</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Correa et al., 2019</w:t>
        </w:r>
        <w:r w:rsidDel="00000000" w:rsidR="00000000" w:rsidRPr="00000000">
          <w:fldChar w:fldCharType="end"/>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Soil strength often correlates positively with soil compaction when measured as higher soil density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 et al 2009)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is also likely in engineered Technosols. Furthermore, depth to soil hardpan serves as a measure of potential rooting extent, making it a relevant indicator of common compaction-related issues affecting urban agricultural potential. Depth to hardpan was measured using </w:t>
        </w:r>
      </w:ins>
      <w:del w:author="Nicholas Medina" w:id="117" w:date="2023-01-25T23:18: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with</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w:t>
      </w:r>
      <w:ins w:author="Nicholas Medina" w:id="118" w:date="2023-01-25T23:12: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andard 60˚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1.25 cm wide cone tip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penetrometer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(AgraTronix #08180)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four randomly selected spots within each quarter of every plot</w:t>
      </w:r>
      <w:ins w:author="Nicholas Medina" w:id="119" w:date="2023-01-25T23:19: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del w:author="Nicholas Medina" w:id="119" w:date="2023-01-25T23:19: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author="Nicholas Medina" w:id="119" w:date="2023-01-25T23:19:20Z">
        <w:del w:author="Nicholas Medina" w:id="119" w:date="2023-01-25T23:19: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and read </w:delText>
          </w:r>
        </w:del>
      </w:ins>
      <w:del w:author="Nicholas Medina" w:id="119" w:date="2023-01-25T23:19: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as the depth where resistance was 2 MPa </w:delText>
        </w:r>
      </w:del>
      <w:del w:author="Nicholas Medina" w:id="120" w:date="2023-01-24T23:3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(290.1 psi,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lbs in</w:delTex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delText xml:space="preserve">-2</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del w:author="Nicholas Medina" w:id="121" w:date="2023-01-25T23:20: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which is considered hardpan that roots typically cannot penetrate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r w:rsidDel="00000000" w:rsidR="00000000" w:rsidRPr="00000000">
          <w:fldChar w:fldCharType="begin"/>
        </w:r>
        <w:r w:rsidDel="00000000" w:rsidR="00000000" w:rsidRPr="00000000">
          <w:delInstrText xml:space="preserve">HYPERLINK \l "3tbugp1"</w:del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delText xml:space="preserve">Correa et al., 2019</w:delText>
        </w:r>
        <w:r w:rsidDel="00000000" w:rsidR="00000000" w:rsidRPr="00000000">
          <w:fldChar w:fldCharType="end"/>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22" w:date="2023-01-26T01:18: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Readings</w:t>
        </w:r>
      </w:ins>
      <w:del w:author="Nicholas Medina" w:id="122" w:date="2023-01-26T01:18: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Measurements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recorded to the nearest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2.5 cm (1 inch)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dry days.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water infiltration down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cm </w:t>
      </w:r>
      <w:del w:author="Nicholas Medina" w:id="123" w:date="2023-01-24T23:32:45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(8.75 in)</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depth was measured using a 16.5 </w:t>
      </w:r>
      <w:ins w:author="Nicholas Medina" w:id="124" w:date="2023-01-24T23:32: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cm </w:t>
        </w:r>
      </w:ins>
      <w:del w:author="Nicholas Medina" w:id="124" w:date="2023-01-24T23:32:0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(9.5 in)</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wide aluminum cylinder, set away from dense vegetation and any impeding large roots, and recording the time up to 160 sec for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 L</w:t>
      </w:r>
      <w:del w:author="Nicholas Medina" w:id="125" w:date="2023-01-24T23:32:35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 (32 fl oz)</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pass through, representing a typical local rainfall onto ~0.10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ft</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soil area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waterdata.usgs.gov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Weed pressure was measured using percent cover, richness, and density, following similar studies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rjefff">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Storkey and Neve,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Weed cover was estimated as the total proportion of plot area covered by any weed biomass, descretized into intervals of ten.  Weed richness, a measure of diversity, was recorded by counting the number of unique morphospecies observed in each plot. Finally, weed density was measured as the number of stems of either of the two most abundant weed taxa, pigweed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Amaranthus viridis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velvetleaf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Abutilon theophrasti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also descretized into intervals of ten up to 50 stems per plot.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Five forage radish (Brassica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Raphanus sativus var. longipinnatus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roots were randomly selected from each plot in the compaction treatment and measured for length, individually, and wet weight, as a cluster. The length of a radish root was measured from the hypocotyl, or root cap, to where the root became ~6.3 mm (~1⁄4 in) wide.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Sampling was done in July and October 2019 and the following Spring.</w:t>
      </w:r>
    </w:p>
    <w:bookmarkStart w:colFirst="0" w:colLast="0" w:name="3dy6vkm" w:id="6"/>
    <w:bookmarkEnd w:id="6"/>
    <w:p w:rsidR="00000000" w:rsidDel="00000000" w:rsidP="00000000" w:rsidRDefault="00000000" w:rsidRPr="00000000" w14:paraId="0000008B">
      <w:pPr>
        <w:pStyle w:val="Heading2"/>
        <w:rPr/>
      </w:pPr>
      <w:r w:rsidDel="00000000" w:rsidR="00000000" w:rsidRPr="00000000">
        <w:rPr>
          <w:rtl w:val="0"/>
        </w:rPr>
        <w:t xml:space="preserve">2.4</w:t>
        <w:tab/>
        <w:t xml:space="preserve">Statistics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Field space limited strict plot replication for treatment combinations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and thus inference from advanced nested mixed models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jtnz0s">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Silk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 analysis focused on specific hypotheses tested using simpler, more conservative non-parametric tests that make few underlying assumptions about data and thus appropriate for data with lower replication. Kruskal-Wallis tests were run for tillage and cover crop treatments separately, with alpha corrections from 0.05 to 0.01 under multiple comparisons to descriptively parse any treatment interactions, and overall significant treatment effects were followed up by post-hoc Wilcoxon pairwise tests with Holm-corrected p-value adjustments. All data were centered at plot-level medians, often more robust than means, and where applicable pooled across sampling times given no preliminary significant variation along this axis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cqmetx">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Gomes,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together with minimal relevance to focal hypotheses in field studies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126" w:date="2023-01-24T23:34:00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Davie</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 et al 2015</w:t>
        </w:r>
      </w:ins>
      <w:del w:author="Nicholas Medina" w:id="126" w:date="2023-01-24T23:34:00Z">
        <w:commentRangeStart w:id="1"/>
        <w:r w:rsidDel="00000000" w:rsidR="00000000" w:rsidRPr="00000000">
          <w:fldChar w:fldCharType="begin"/>
        </w:r>
        <w:r w:rsidDel="00000000" w:rsidR="00000000" w:rsidRPr="00000000">
          <w:delInstrText xml:space="preserve">HYPERLINK \l "wnyagw"</w:delInstrText>
        </w:r>
        <w:r w:rsidDel="00000000" w:rsidR="00000000" w:rsidRPr="00000000">
          <w:fldChar w:fldCharType="separate"/>
        </w:r>
        <w:r w:rsidDel="00000000" w:rsidR="00000000" w:rsidRPr="00000000">
          <w:rPr>
            <w:rFonts w:ascii="Cambria" w:cs="Cambria" w:eastAsia="Cambria" w:hAnsi="Cambria"/>
            <w:b w:val="1"/>
            <w:i w:val="1"/>
            <w:smallCaps w:val="0"/>
            <w:strike w:val="0"/>
            <w:color w:val="4f81bd"/>
            <w:sz w:val="24"/>
            <w:szCs w:val="24"/>
            <w:u w:val="none"/>
            <w:shd w:fill="auto" w:val="clear"/>
            <w:vertAlign w:val="baseline"/>
            <w:rtl w:val="0"/>
          </w:rPr>
          <w:delText xml:space="preserve">davies15b</w:delText>
        </w:r>
        <w:r w:rsidDel="00000000" w:rsidR="00000000" w:rsidRPr="00000000">
          <w:fldChar w:fldCharType="end"/>
        </w:r>
        <w:commentRangeEnd w:id="1"/>
        <w:r w:rsidDel="00000000" w:rsidR="00000000" w:rsidRPr="00000000">
          <w:commentReference w:id="1"/>
        </w:r>
        <w:r w:rsidDel="00000000" w:rsidR="00000000" w:rsidRPr="00000000">
          <w:fldChar w:fldCharType="begin"/>
        </w:r>
        <w:r w:rsidDel="00000000" w:rsidR="00000000" w:rsidRPr="00000000">
          <w:delInstrText xml:space="preserve">HYPERLINK \l "wnyagw"</w:delInstrText>
        </w:r>
        <w:r w:rsidDel="00000000" w:rsidR="00000000" w:rsidRPr="00000000">
          <w:fldChar w:fldCharType="separate"/>
        </w:r>
        <w:r w:rsidDel="00000000" w:rsidR="00000000" w:rsidRPr="00000000">
          <w:rPr>
            <w:rFonts w:ascii="Cambria" w:cs="Cambria" w:eastAsia="Cambria" w:hAnsi="Cambria"/>
            <w:b w:val="1"/>
            <w:i w:val="1"/>
            <w:smallCaps w:val="0"/>
            <w:strike w:val="0"/>
            <w:color w:val="4f81bd"/>
            <w:sz w:val="24"/>
            <w:szCs w:val="24"/>
            <w:u w:val="none"/>
            <w:shd w:fill="auto" w:val="clear"/>
            <w:vertAlign w:val="baseline"/>
            <w:rtl w:val="0"/>
          </w:rPr>
          <w:delText xml:space="preserve">?</w:delText>
        </w:r>
        <w:r w:rsidDel="00000000" w:rsidR="00000000" w:rsidRPr="00000000">
          <w:fldChar w:fldCharType="end"/>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was a general solution to uneven sampling across response variables, also minimally increasing statistical power for hypothesis testing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&gt;3-6). For clarity, results figures were designed to reflect statistical models and grouping transparently. Significant treatment</w:t>
      </w:r>
      <w:ins w:author="Nicholas Medina" w:id="127" w:date="2023-01-26T03:24: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effects were delineated at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alpha = 0.05, and marginal significance at 0.05 &lt; alpha &lt; 0.1 to align with both convention and decreasing emphasis on strict cutoffs for hypothesis testing (Curran-Everett 2020). Treatment </w:t>
        </w:r>
        <w:del w:author="Nicholas Medina" w:id="127" w:date="2023-01-26T03:24: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Significant</w:delText>
          </w:r>
        </w:del>
      </w:ins>
      <w:del w:author="Nicholas Medina" w:id="127" w:date="2023-01-26T03:24: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effect sizes were estimated with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eta</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ins w:author="Nicholas Medina" w:id="128" w:date="2023-01-20T21:23:32Z">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 a measure of the proportion of variance in the dependent variable explained by the independent variable using the test statistic and group replication values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bj1y38">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Tomczak and Tomczak, 2014</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129" w:date="2023-01-20T21:32:0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ins w:author="Nicholas Medina" w:id="130" w:date="2023-01-20T21:35: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ermore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raw median differences </w:t>
      </w:r>
      <w:ins w:author="Nicholas Medina" w:id="131" w:date="2023-01-20T21:35: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were estimated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finer pairwise levels. All calculations and analyzes were done in R version 4.2.1 (2022-06-23)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szc72q">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 Core Team,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useful functions from the packages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tidyverse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j8sehv">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Wickham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rstatix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0.7.0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ggpubr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0.4.0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5b2l0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Kassambara,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Code stored with Zenodo as </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10.5281/zenodo.6800153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nusc19">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Medina and Edwards,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linked to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github.com/nmedina17/must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documented using R packages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here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haapch">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Müller,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bookdown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0.27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idq7dh">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Xie, 2022a</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measurements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47n2z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Birk,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taxize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0.9.100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grqrue">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Chamberlain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knitr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2ddq1a">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Xie, 2022b</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rmarkdown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2.14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i7ojhp">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Allaire et al.,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bookmarkStart w:colFirst="0" w:colLast="0" w:name="1t3h5sf" w:id="7"/>
    <w:bookmarkEnd w:id="7"/>
    <w:p w:rsidR="00000000" w:rsidDel="00000000" w:rsidP="00000000" w:rsidRDefault="00000000" w:rsidRPr="00000000" w14:paraId="0000008D">
      <w:pPr>
        <w:pStyle w:val="Heading1"/>
        <w:rPr/>
      </w:pPr>
      <w:r w:rsidDel="00000000" w:rsidR="00000000" w:rsidRPr="00000000">
        <w:rPr>
          <w:rtl w:val="0"/>
        </w:rPr>
        <w:t xml:space="preserve">3</w:t>
        <w:tab/>
        <w:t xml:space="preserve">Results</w:t>
      </w:r>
    </w:p>
    <w:bookmarkStart w:colFirst="0" w:colLast="0" w:name="4d34og8" w:id="8"/>
    <w:bookmarkEnd w:id="8"/>
    <w:p w:rsidR="00000000" w:rsidDel="00000000" w:rsidP="00000000" w:rsidRDefault="00000000" w:rsidRPr="00000000" w14:paraId="0000008E">
      <w:pPr>
        <w:pStyle w:val="Heading2"/>
        <w:rPr/>
      </w:pPr>
      <w:r w:rsidDel="00000000" w:rsidR="00000000" w:rsidRPr="00000000">
        <w:rPr>
          <w:rtl w:val="0"/>
        </w:rPr>
        <w:t xml:space="preserve">3.1</w:t>
        <w:tab/>
      </w:r>
      <w:ins w:author="Nicholas Medina" w:id="132" w:date="2023-01-26T02:17:27Z">
        <w:r w:rsidDel="00000000" w:rsidR="00000000" w:rsidRPr="00000000">
          <w:rPr>
            <w:rtl w:val="0"/>
          </w:rPr>
          <w:t xml:space="preserve">Soil strength</w:t>
        </w:r>
      </w:ins>
      <w:del w:author="Nicholas Medina" w:id="132" w:date="2023-01-26T02:17:27Z">
        <w:r w:rsidDel="00000000" w:rsidR="00000000" w:rsidRPr="00000000">
          <w:rPr>
            <w:rtl w:val="0"/>
          </w:rPr>
          <w:delText xml:space="preserve">Compaction</w:delText>
        </w:r>
      </w:del>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133" w:date="2023-01-26T01:20:08Z">
        <w:r w:rsidDel="00000000" w:rsidR="00000000" w:rsidRPr="00000000">
          <w:rPr>
            <w:rtl w:val="0"/>
          </w:rPr>
          <w:t xml:space="preserve">Depth to hardpan </w:t>
        </w:r>
      </w:ins>
      <w:del w:author="Nicholas Medina" w:id="133" w:date="2023-01-26T01:20: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affected significantly overall by tillage treatments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38.2,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72,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&lt;0.0001 ) by ~52.4% across cover crop treatments (</w:t>
      </w:r>
      <w:ins w:author="Nicholas Medina" w:id="134" w:date="2023-01-26T08:46: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34" w:date="2023-01-26T08:46: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Tractor-till had the largest significant effect on depth to hardpan compared to no-till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&lt;0.0001 ), deepening the depth to hardpan by ~9.4 cm ( </w:t>
      </w:r>
      <w:del w:author="Nicholas Medina" w:id="135" w:date="2023-01-25T01:49: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3.7 in, or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~83.3% ) compared to no-till, down to ~20.6 ± 4.6 cm </w:t>
      </w:r>
      <w:del w:author="Nicholas Medina" w:id="136" w:date="2023-01-25T01:49: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(8.1 ± 1.8 in)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across all cover crop mixes. Roto-till also had a marginally significant effect on depth to hardpan compared to no-till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0.1 ), deepening the depth to hardpan by ~9.4 cm ( </w:t>
      </w:r>
      <w:del w:author="Nicholas Medina" w:id="137" w:date="2023-01-25T01:49: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3.7 in, or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~83.3% ) compared to no-till, down to ~13.8 ± 1.9 cm </w:t>
      </w:r>
      <w:del w:author="Nicholas Medina" w:id="138" w:date="2023-01-25T01:49: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(5.4 ± 0.7 in)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overall effect from tillage stemmed from significant effects among the perennial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&lt;0.01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and weed suppression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&lt;0.01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mixes (</w:t>
      </w:r>
      <w:ins w:author="Nicholas Medina" w:id="139" w:date="2023-01-26T08:46: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39" w:date="2023-01-26T08:46: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The effect of roto-till was more pronounced in the perennial mix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&lt;0.01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where depth to hardpan was about twice as deep as in no-till plots (</w:t>
      </w:r>
      <w:ins w:author="Nicholas Medina" w:id="140" w:date="2023-01-26T08:46: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40" w:date="2023-01-26T08:46: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There was also a significant difference of ~6.9 cm ( </w:t>
      </w:r>
      <w:del w:author="Nicholas Medina" w:id="141" w:date="2023-01-25T01:50: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2.7 in, or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~50% ) between tractor- and roto-till among all cover crop mixes (</w:t>
      </w:r>
      <w:ins w:author="Nicholas Medina" w:id="142" w:date="2023-01-26T08:46: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42" w:date="2023-01-26T08:46: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143" w:date="2023-01-26T07:58:15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612130" cy="39624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2130" cy="3962400"/>
                      </a:xfrm>
                      <a:prstGeom prst="rect"/>
                      <a:ln/>
                    </pic:spPr>
                  </pic:pic>
                </a:graphicData>
              </a:graphic>
            </wp:inline>
          </w:drawing>
        </w:r>
      </w:ins>
      <w:del w:author="Nicholas Medina" w:id="143" w:date="2023-01-26T07:58:15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 Compaction data (a) by tillage, and (b) cover crop mix. Gray dots show plot medians and black point ranges show group mean ± 1 std error and may be small. Significant pairwise post-hoc Wilcoxon test outcomes shown (**** p &lt; 0.0001, *** p &lt; 0.001, ** p &lt; 0.01, * p &lt; 0.05, *’ p &lt; 0.1, ’ p &gt; 0.1 or ns)" id="9" name="image11.png"/>
              <a:graphic>
                <a:graphicData uri="http://schemas.openxmlformats.org/drawingml/2006/picture">
                  <pic:pic>
                    <pic:nvPicPr>
                      <pic:cNvPr descr="Figure 2: Compaction data (a) by tillage, and (b) cover crop mix. Gray dots show plot medians and black point ranges show group mean ± 1 std error and may be small. Significant pairwise post-hoc Wilcoxon test outcomes shown (**** p &lt; 0.0001, *** p &lt; 0.001, ** p &lt; 0.01, * p &lt; 0.05, *’ p &lt; 0.1, ’ p &gt; 0.1 or ns)" id="0" name="image11.png"/>
                      <pic:cNvPicPr preferRelativeResize="0"/>
                    </pic:nvPicPr>
                    <pic:blipFill>
                      <a:blip r:embed="rId20"/>
                      <a:srcRect b="0" l="0" r="0" t="0"/>
                      <a:stretch>
                        <a:fillRect/>
                      </a:stretch>
                    </pic:blipFill>
                    <pic:spPr>
                      <a:xfrm>
                        <a:off x="0" y="0"/>
                        <a:ext cx="5334000" cy="5334000"/>
                      </a:xfrm>
                      <a:prstGeom prst="rect"/>
                      <a:ln/>
                    </pic:spPr>
                  </pic:pic>
                </a:graphicData>
              </a:graphic>
            </wp:inline>
          </w:drawing>
        </w:r>
      </w:del>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w:t>
      </w:r>
      <w:ins w:author="Nicholas Medina" w:id="144" w:date="2023-01-26T08:45:15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3</w:t>
        </w:r>
      </w:ins>
      <w:del w:author="Nicholas Medina" w:id="144" w:date="2023-01-26T08:45:15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2</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Compaction data (a) by tillage, and (b) cover crop mix. Gray dots show plot medians and black point ranges show group mean ± 1 std error and may be small. Significant pairwise post-hoc Wilcoxon test outcomes shown (**** p &lt; 0.0001, *** p &lt; 0.001, ** p &lt; 0.01, * p &lt; 0.05, *</w:t>
      </w:r>
      <w:ins w:author="Nicholas Medina" w:id="145" w:date="2023-01-26T08:05:26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145" w:date="2023-01-26T08:05:26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 &lt; 0.1, </w:t>
      </w:r>
      <w:ins w:author="Nicholas Medina" w:id="146" w:date="2023-01-26T08:05:18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146" w:date="2023-01-26T08:05:18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 &gt; 0.1 or ns)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147" w:date="2023-01-26T03:10:20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Depth to hardpan </w:t>
        </w:r>
      </w:ins>
      <w:del w:author="Nicholas Medina" w:id="147" w:date="2023-01-26T03:10: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not affected by cover crops among tillage groups overall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72,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0.57 ), but was significantly affected by cover crops specifically under no-till conditions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&lt;0.01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t>
      </w:r>
      <w:ins w:author="Nicholas Medina" w:id="148" w:date="2023-01-26T08:46: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48" w:date="2023-01-26T08:46: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 Under no-till, the perennial mix had significantly shallower depth to hardpan compared to both null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&lt;0.01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and weed suppression mixes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&lt;0.01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49" w:date="2023-01-24T23:42: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Specifically, the perennial mix</w:t>
        </w:r>
      </w:ins>
      <w:del w:author="Nicholas Medina" w:id="149" w:date="2023-01-24T23:42: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rais</w:t>
      </w:r>
      <w:ins w:author="Nicholas Medina" w:id="150" w:date="2023-01-24T23:42: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w:t>
        </w:r>
      </w:ins>
      <w:del w:author="Nicholas Medina" w:id="150" w:date="2023-01-24T23:42: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depth to hardpan by  ~2.5 cm ( 1 in, or ~16.7% ) compared to </w:t>
      </w:r>
      <w:ins w:author="Nicholas Medina" w:id="151" w:date="2023-01-24T23:42: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w:t>
        </w:r>
      </w:ins>
      <w:del w:author="Nicholas Medina" w:id="151" w:date="2023-01-24T23:42: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each</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mix</w:t>
      </w:r>
      <w:ins w:author="Nicholas Medina" w:id="152" w:date="2023-01-24T23:42: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up to ~12.5 ± 7.4 cm </w:t>
      </w:r>
      <w:del w:author="Nicholas Medina" w:id="153" w:date="2023-01-25T01:50: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( 4.9 ± 2.9 in )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below the soil surface (</w:t>
      </w:r>
      <w:ins w:author="Nicholas Medina" w:id="154" w:date="2023-01-26T08:46: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54" w:date="2023-01-26T08:46: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w:t>
      </w:r>
    </w:p>
    <w:bookmarkStart w:colFirst="0" w:colLast="0" w:name="2s8eyo1" w:id="9"/>
    <w:bookmarkEnd w:id="9"/>
    <w:p w:rsidR="00000000" w:rsidDel="00000000" w:rsidP="00000000" w:rsidRDefault="00000000" w:rsidRPr="00000000" w14:paraId="00000093">
      <w:pPr>
        <w:pStyle w:val="Heading2"/>
        <w:rPr/>
      </w:pPr>
      <w:r w:rsidDel="00000000" w:rsidR="00000000" w:rsidRPr="00000000">
        <w:rPr>
          <w:rtl w:val="0"/>
        </w:rPr>
        <w:t xml:space="preserve">3.2</w:t>
        <w:tab/>
        <w:t xml:space="preserve">Infiltration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infiltration was significantly affected by tillage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8.5,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48,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0.01 ) and marginally significantly by cover crop mix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5.9,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48,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0.1 ) (</w:t>
      </w:r>
      <w:ins w:author="Nicholas Medina" w:id="155" w:date="2023-01-26T08:48:5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4</w:t>
        </w:r>
      </w:ins>
      <w:del w:author="Nicholas Medina" w:id="155" w:date="2023-01-26T08:48:5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3</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Roto-till had significantly faster infiltration compared to no-till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0.027 ) and marginally significantly compared to tractor-till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0.1 ), speeding up infiltration by ~14.5% compared to each tillage groups, up to ~ 13.4 ± 10.7 mL per sec </w:t>
      </w:r>
      <w:del w:author="Nicholas Medina" w:id="156" w:date="2023-01-25T01:50: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( 0.2 ± 0.2 gal per min )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157" w:date="2023-01-26T08:48: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4</w:t>
        </w:r>
      </w:ins>
      <w:del w:author="Nicholas Medina" w:id="157" w:date="2023-01-26T08:48: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3</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09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158" w:date="2023-01-26T08:04:35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612130" cy="396240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612130" cy="3962400"/>
                      </a:xfrm>
                      <a:prstGeom prst="rect"/>
                      <a:ln/>
                    </pic:spPr>
                  </pic:pic>
                </a:graphicData>
              </a:graphic>
            </wp:inline>
          </w:drawing>
        </w:r>
      </w:ins>
      <w:del w:author="Nicholas Medina" w:id="158" w:date="2023-01-26T08:04:35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657600" cy="4876800"/>
              <wp:effectExtent b="0" l="0" r="0" t="0"/>
              <wp:docPr descr="Figure 3: Infiltration data (a) by tillage, and (b) cover crop mix. Gray dots show plot medians and black point ranges show group mean ± 1 std error and may be small. Significant pairwise post-hoc Wilcoxon test outcomes shown (**** p &lt; 0.0001, *** p &lt; 0.001, ** p &lt; 0.01, * p &lt; 0.05, *’ p &lt; 0.1, ’ p &gt; 0.1)" id="8" name="image10.png"/>
              <a:graphic>
                <a:graphicData uri="http://schemas.openxmlformats.org/drawingml/2006/picture">
                  <pic:pic>
                    <pic:nvPicPr>
                      <pic:cNvPr descr="Figure 3: Infiltration data (a) by tillage, and (b) cover crop mix. Gray dots show plot medians and black point ranges show group mean ± 1 std error and may be small. Significant pairwise post-hoc Wilcoxon test outcomes shown (**** p &lt; 0.0001, *** p &lt; 0.001, ** p &lt; 0.01, * p &lt; 0.05, *’ p &lt; 0.1, ’ p &gt; 0.1)" id="0" name="image10.png"/>
                      <pic:cNvPicPr preferRelativeResize="0"/>
                    </pic:nvPicPr>
                    <pic:blipFill>
                      <a:blip r:embed="rId22"/>
                      <a:srcRect b="0" l="0" r="0" t="0"/>
                      <a:stretch>
                        <a:fillRect/>
                      </a:stretch>
                    </pic:blipFill>
                    <pic:spPr>
                      <a:xfrm>
                        <a:off x="0" y="0"/>
                        <a:ext cx="3657600" cy="4876800"/>
                      </a:xfrm>
                      <a:prstGeom prst="rect"/>
                      <a:ln/>
                    </pic:spPr>
                  </pic:pic>
                </a:graphicData>
              </a:graphic>
            </wp:inline>
          </w:drawing>
        </w:r>
      </w:del>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w:t>
      </w:r>
      <w:ins w:author="Nicholas Medina" w:id="159" w:date="2023-01-26T08:45:2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4</w:t>
        </w:r>
      </w:ins>
      <w:del w:author="Nicholas Medina" w:id="159" w:date="2023-01-26T08:45:2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3</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Infiltration data (a) by tillage, and (b) cover crop mix. Gray dots show plot medians and black point ranges show group mean ± 1 std error and may be small. Significant pairwise post-hoc Wilcoxon test outcomes shown (**** p &lt; 0.0001, *** p &lt; 0.001, ** p &lt; 0.01, * p &lt; 0.05, *</w:t>
      </w:r>
      <w:ins w:author="Nicholas Medina" w:id="160" w:date="2023-01-26T08:21:1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160" w:date="2023-01-26T08:21:1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 &lt; 0.1, </w:t>
      </w:r>
      <w:ins w:author="Nicholas Medina" w:id="161" w:date="2023-01-26T08:21:0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161" w:date="2023-01-26T08:21:0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 &gt; 0.1)</w:t>
      </w:r>
    </w:p>
    <w:bookmarkStart w:colFirst="0" w:colLast="0" w:name="17dp8vu" w:id="10"/>
    <w:bookmarkEnd w:id="10"/>
    <w:p w:rsidR="00000000" w:rsidDel="00000000" w:rsidP="00000000" w:rsidRDefault="00000000" w:rsidRPr="00000000" w14:paraId="00000097">
      <w:pPr>
        <w:pStyle w:val="Heading2"/>
        <w:rPr/>
      </w:pPr>
      <w:r w:rsidDel="00000000" w:rsidR="00000000" w:rsidRPr="00000000">
        <w:rPr>
          <w:rtl w:val="0"/>
        </w:rPr>
        <w:t xml:space="preserve">3.3</w:t>
        <w:tab/>
        <w:t xml:space="preserve">Weed pressure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Weed density was overall significantly affected by tillage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6.5,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72,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0.039 ) by ~25.1%, although weed cover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1.6,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72,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0.44 ) and richness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36,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0.92 ) were not (</w:t>
      </w:r>
      <w:ins w:author="Nicholas Medina" w:id="162" w:date="2023-01-26T08:47: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5</w:t>
        </w:r>
      </w:ins>
      <w:del w:author="Nicholas Medina" w:id="162" w:date="2023-01-26T08:47: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4</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Weeds under tractor-till were significantly denser compared to no-till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0.06 ) and marginally significantly compared to roto-till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0.1 ), denser by ~6.5% compared to each tillage group, up to ~ 8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stems per 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163" w:date="2023-01-26T08:19:57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612130" cy="39624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12130" cy="3962400"/>
                      </a:xfrm>
                      <a:prstGeom prst="rect"/>
                      <a:ln/>
                    </pic:spPr>
                  </pic:pic>
                </a:graphicData>
              </a:graphic>
            </wp:inline>
          </w:drawing>
        </w:r>
      </w:ins>
      <w:del w:author="Nicholas Medina" w:id="163" w:date="2023-01-26T08:19:57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4: Weeds data (a) by tillage, and (b) cover crop mix. Gray dots show plot medians and black point ranges show group mean ± 1 std error and may be small. Significant pairwise post-hoc Wilcoxon test outcomes shown (**** p &lt; 0.0001, *** p &lt; 0.001, ** p &lt; 0.01, * p &lt; 0.05, *’ p &lt; 0.1, ’ p &gt; 0.1 or ns)" id="11" name="image2.png"/>
              <a:graphic>
                <a:graphicData uri="http://schemas.openxmlformats.org/drawingml/2006/picture">
                  <pic:pic>
                    <pic:nvPicPr>
                      <pic:cNvPr descr="Figure 4: Weeds data (a) by tillage, and (b) cover crop mix. Gray dots show plot medians and black point ranges show group mean ± 1 std error and may be small. Significant pairwise post-hoc Wilcoxon test outcomes shown (**** p &lt; 0.0001, *** p &lt; 0.001, ** p &lt; 0.01, * p &lt; 0.05, *’ p &lt; 0.1, ’ p &gt; 0.1 or ns)" id="0" name="image2.png"/>
                      <pic:cNvPicPr preferRelativeResize="0"/>
                    </pic:nvPicPr>
                    <pic:blipFill>
                      <a:blip r:embed="rId24"/>
                      <a:srcRect b="0" l="0" r="0" t="0"/>
                      <a:stretch>
                        <a:fillRect/>
                      </a:stretch>
                    </pic:blipFill>
                    <pic:spPr>
                      <a:xfrm>
                        <a:off x="0" y="0"/>
                        <a:ext cx="5334000" cy="5334000"/>
                      </a:xfrm>
                      <a:prstGeom prst="rect"/>
                      <a:ln/>
                    </pic:spPr>
                  </pic:pic>
                </a:graphicData>
              </a:graphic>
            </wp:inline>
          </w:drawing>
        </w:r>
      </w:del>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w:t>
      </w:r>
      <w:ins w:author="Nicholas Medina" w:id="164" w:date="2023-01-26T08:45:27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5</w:t>
        </w:r>
      </w:ins>
      <w:del w:author="Nicholas Medina" w:id="164" w:date="2023-01-26T08:45:27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4</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Weeds data (a) by tillage, and (b) cover crop mix. Gray dots show plot medians and black point ranges show group mean ± 1 std error and may be small. Significant pairwise post-hoc Wilcoxon test outcomes shown (**** p &lt; 0.0001, *** p &lt; 0.001, ** p &lt; 0.01, * p &lt; 0.05, *</w:t>
      </w:r>
      <w:ins w:author="Nicholas Medina" w:id="165" w:date="2023-01-26T08:20:36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165" w:date="2023-01-26T08:20:36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 &lt; 0.1, </w:t>
      </w:r>
      <w:ins w:author="Nicholas Medina" w:id="166" w:date="2023-01-26T08:20:5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166" w:date="2023-01-26T08:20:54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 &gt; 0.1 or 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measured weed variables were affected significantly by cover crop mix, including weed density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20.1,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72,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0.00016 ) changing overall by ~6.5%, weed cover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72,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&lt;0.0001 ) lowering overall by ~0.5% , and weed richness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36,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0.019 ) also lowering overall by ~5.5% (</w:t>
      </w:r>
      <w:ins w:author="Nicholas Medina" w:id="167" w:date="2023-01-26T08:47: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5</w:t>
        </w:r>
      </w:ins>
      <w:del w:author="Nicholas Medina" w:id="167" w:date="2023-01-26T08:47: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4</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 The weed suppression mix had the most detectable effects on both weed density and cover. The weed suppression mix significantly lowered weed density compared to all other cover crop mix treatments, namely the null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&lt;0.001 ), perennial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0.017 ), and compaction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0.025 ) mixes, by ~4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stems 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~50% ), down to ~ 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stems per 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The weed suppression mix also significantly lowered weed cover compared to all other cover crop mix treatments, namely the null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&lt;0.0001 ), perennial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&lt;0.0001 ), and compaction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0.00093 ) mixes, by ~20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stems 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~33.3% ), down to ~ 40 ± 15%     . Finally, the null mix showed significantly higher richness compared to the weed suppression mix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0.03 ) and marginally significantly compared to perennial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0.1 ) and compaction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1"/>
          <w:smallCaps w:val="0"/>
          <w:strike w:val="0"/>
          <w:color w:val="000000"/>
          <w:sz w:val="24"/>
          <w:szCs w:val="24"/>
          <w:u w:val="none"/>
          <w:shd w:fill="auto" w:val="clear"/>
          <w:vertAlign w:val="subscript"/>
          <w:rtl w:val="0"/>
        </w:rPr>
        <w:t xml:space="preserve">adj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0.2 ) mixes,       up to ~ 4  taxa.                </w:t>
      </w:r>
    </w:p>
    <w:bookmarkStart w:colFirst="0" w:colLast="0" w:name="3rdcrjn" w:id="11"/>
    <w:bookmarkEnd w:id="11"/>
    <w:p w:rsidR="00000000" w:rsidDel="00000000" w:rsidP="00000000" w:rsidRDefault="00000000" w:rsidRPr="00000000" w14:paraId="0000009C">
      <w:pPr>
        <w:pStyle w:val="Heading2"/>
        <w:rPr/>
      </w:pPr>
      <w:r w:rsidDel="00000000" w:rsidR="00000000" w:rsidRPr="00000000">
        <w:rPr>
          <w:rtl w:val="0"/>
        </w:rPr>
        <w:t xml:space="preserve">3.4</w:t>
        <w:tab/>
        <w:t xml:space="preserve">Yield</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Radish yield was not significantly affected by tillage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0.5 ), and centered at ~ 67.8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 m</w: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168" w:date="2023-01-25T01:51:3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( 0.1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lbs m</w:delText>
        </w:r>
        <w:r w:rsidDel="00000000" w:rsidR="00000000" w:rsidRPr="00000000">
          <w:rPr>
            <w:rFonts w:ascii="Cambria" w:cs="Cambria" w:eastAsia="Cambria" w:hAnsi="Cambria"/>
            <w:b w:val="0"/>
            <w:i w:val="1"/>
            <w:smallCaps w:val="0"/>
            <w:strike w:val="0"/>
            <w:color w:val="000000"/>
            <w:sz w:val="24"/>
            <w:szCs w:val="24"/>
            <w:u w:val="none"/>
            <w:shd w:fill="auto" w:val="clear"/>
            <w:vertAlign w:val="superscript"/>
            <w:rtl w:val="0"/>
          </w:rPr>
          <w:delText xml:space="preserve">-2</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 13.2 cm   </w:t>
      </w:r>
      <w:del w:author="Nicholas Medina" w:id="169" w:date="2023-01-25T01:51: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( 5.2 in   )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long (</w:t>
      </w:r>
      <w:ins w:author="Nicholas Medina" w:id="170" w:date="2023-01-26T08:47: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6</w:t>
        </w:r>
      </w:ins>
      <w:del w:author="Nicholas Medina" w:id="170" w:date="2023-01-26T08:47: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5</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171" w:date="2023-01-24T22:58: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Notably,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radish yield under roto-till tended to be lower compared to other treatments, and also appeared more variable in mass.</w:t>
        </w:r>
      </w:ins>
      <w:r w:rsidDel="00000000" w:rsidR="00000000" w:rsidRPr="00000000">
        <w:rPr>
          <w:rtl w:val="0"/>
        </w:rPr>
      </w:r>
    </w:p>
    <w:p w:rsidR="00000000" w:rsidDel="00000000" w:rsidP="00000000" w:rsidRDefault="00000000" w:rsidRPr="00000000" w14:paraId="0000009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Nicholas Medina" w:id="172" w:date="2023-01-26T08:22:49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612130" cy="39624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612130" cy="3962400"/>
                      </a:xfrm>
                      <a:prstGeom prst="rect"/>
                      <a:ln/>
                    </pic:spPr>
                  </pic:pic>
                </a:graphicData>
              </a:graphic>
            </wp:inline>
          </w:drawing>
        </w:r>
      </w:ins>
      <w:del w:author="Nicholas Medina" w:id="172" w:date="2023-01-26T08:22:49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267200" cy="4267200"/>
              <wp:effectExtent b="0" l="0" r="0" t="0"/>
              <wp:docPr descr="Figure 5: Yield data (a) from no-till, (b) tractor-till, and (c) all tillage groups. Gray dots show plot medians and black point ranges show group mean ± 1 std error and may be small. Photo credits: Naim Edwards." id="10" name="image6.png"/>
              <a:graphic>
                <a:graphicData uri="http://schemas.openxmlformats.org/drawingml/2006/picture">
                  <pic:pic>
                    <pic:nvPicPr>
                      <pic:cNvPr descr="Figure 5: Yield data (a) from no-till, (b) tractor-till, and (c) all tillage groups. Gray dots show plot medians and black point ranges show group mean ± 1 std error and may be small. Photo credits: Naim Edwards." id="0" name="image6.png"/>
                      <pic:cNvPicPr preferRelativeResize="0"/>
                    </pic:nvPicPr>
                    <pic:blipFill>
                      <a:blip r:embed="rId26"/>
                      <a:srcRect b="0" l="0" r="0" t="0"/>
                      <a:stretch>
                        <a:fillRect/>
                      </a:stretch>
                    </pic:blipFill>
                    <pic:spPr>
                      <a:xfrm>
                        <a:off x="0" y="0"/>
                        <a:ext cx="4267200" cy="4267200"/>
                      </a:xfrm>
                      <a:prstGeom prst="rect"/>
                      <a:ln/>
                    </pic:spPr>
                  </pic:pic>
                </a:graphicData>
              </a:graphic>
            </wp:inline>
          </w:drawing>
        </w:r>
      </w:del>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w:t>
      </w:r>
      <w:ins w:author="Nicholas Medina" w:id="173" w:date="2023-01-26T08:45:3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6</w:t>
        </w:r>
      </w:ins>
      <w:del w:author="Nicholas Medina" w:id="173" w:date="2023-01-26T08:45:3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5</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Yield data (a) from no-till, (b) tractor-till, and (c) all tillage groups. Gray dots show plot medians and black point ranges show group mean ± 1 std error and may be small. Photo credits: Naim Edwards.</w:t>
      </w:r>
    </w:p>
    <w:bookmarkStart w:colFirst="0" w:colLast="0" w:name="26in1rg" w:id="12"/>
    <w:bookmarkEnd w:id="12"/>
    <w:p w:rsidR="00000000" w:rsidDel="00000000" w:rsidP="00000000" w:rsidRDefault="00000000" w:rsidRPr="00000000" w14:paraId="000000A0">
      <w:pPr>
        <w:pStyle w:val="Heading1"/>
        <w:rPr/>
      </w:pPr>
      <w:r w:rsidDel="00000000" w:rsidR="00000000" w:rsidRPr="00000000">
        <w:rPr>
          <w:rtl w:val="0"/>
        </w:rPr>
        <w:t xml:space="preserve">4</w:t>
        <w:tab/>
        <w:t xml:space="preserve">Discussion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w:t>
      </w:r>
      <w:ins w:author="Nicholas Medina" w:id="174" w:date="2023-01-26T09:06: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study informs urban soil management by supporting the use of tillage to address compaction</w:t>
      </w:r>
      <w:ins w:author="Nicholas Medina" w:id="175" w:date="2023-01-26T03:11: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-related</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issues and improve infiltration, together with </w:t>
      </w:r>
      <w:ins w:author="Nicholas Medina" w:id="176" w:date="2023-01-26T09:06: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use 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cover crops to</w:t>
      </w:r>
      <w:del w:author="Nicholas Medina" w:id="177" w:date="2023-01-26T09:06: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also</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reduce weed pressure. We hypothesized that cover crop use would be comparable to tillage effects, which was in part supported, because overall tillage significantly deepened the depth to hardpan by ~0.5 </w:t>
      </w:r>
      <w:ins w:author="Nicholas Medina" w:id="178" w:date="2023-01-26T06:40: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cm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179" w:date="2023-01-26T08:46: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79" w:date="2023-01-26T08:46: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which was within the range of effect sizes measured among the various cover crop mixes within the no-till treatment (</w:t>
      </w:r>
      <w:ins w:author="Nicholas Medina" w:id="180" w:date="2023-01-26T08:46: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3</w:t>
        </w:r>
      </w:ins>
      <w:del w:author="Nicholas Medina" w:id="180" w:date="2023-01-26T08:46: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2</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w:t>
      </w:r>
      <w:ins w:author="Nicholas Medina" w:id="181" w:date="2023-01-24T21:39: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was notable that native vegetation under no-till also showed the deepest depth to hardpan, in part supporting a fallow approach instead of cover crops, but using cover crops may have additional benefits like improving nutrient retention (Tonitto et al 2006)</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Additionally, infiltration was significantly affected by tillage, with roto-till showing the fastest rates (</w:t>
      </w:r>
      <w:ins w:author="Nicholas Medina" w:id="182" w:date="2023-01-26T08:49: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4</w:t>
        </w:r>
      </w:ins>
      <w:del w:author="Nicholas Medina" w:id="182" w:date="2023-01-26T08:49: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3</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which agreed with our predictions. Furthermore, weed pressure was significantly affected by both cover crop mixes and tillage (</w:t>
      </w:r>
      <w:ins w:author="Nicholas Medina" w:id="183" w:date="2023-01-26T08:47: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5</w:t>
        </w:r>
      </w:ins>
      <w:del w:author="Nicholas Medina" w:id="183" w:date="2023-01-26T08:47: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4</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Nicholas Medina" w:id="184" w:date="2023-01-26T09:07: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Nicholas Medina" w:id="184" w:date="2023-01-26T09:07: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although effects from cover crop mixes, especially the weed suppression mix, were more widespread among multiple measured variables (</w:t>
      </w:r>
      <w:ins w:author="Nicholas Medina" w:id="185" w:date="2023-01-26T08:47: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 5</w:t>
        </w:r>
      </w:ins>
      <w:del w:author="Nicholas Medina" w:id="185" w:date="2023-01-26T08:47: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Fig 4</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 Despite these significant effects on soils, infiltration, and weeds, yields did not respond to tillage treatments in this study.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Short-term soil compaction </w:t>
      </w:r>
      <w:ins w:author="Nicholas Medina" w:id="186" w:date="2023-01-26T03:11: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so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il strength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issues are commonly alleviated by annual tilling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whwml4">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Badalíková, 2010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meukdy">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Salem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in addition to validating this practice, this study showed that cover cropping can also be used to manage </w:t>
      </w:r>
      <w:ins w:author="Nicholas Medina" w:id="187" w:date="2023-01-26T03:12:3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strength </w:t>
        </w:r>
      </w:ins>
      <w:del w:author="Nicholas Medina" w:id="187" w:date="2023-01-26T03:12:3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under no-till, although effects vary by mixture of taxa used. Under tillage, this study validates that tillage </w:t>
      </w:r>
      <w:ins w:author="Nicholas Medina" w:id="188" w:date="2023-01-26T07:12: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method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intensity corresponds negatively with </w:t>
      </w:r>
      <w:del w:author="Nicholas Medina" w:id="189" w:date="2023-01-26T03:12: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 (measured as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depth to hardpan</w:t>
      </w:r>
      <w:del w:author="Nicholas Medina" w:id="190" w:date="2023-01-26T03:1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ins w:author="Nicholas Medina" w:id="190" w:date="2023-01-26T03:12:53Z">
        <w:del w:author="Nicholas Medina" w:id="190" w:date="2023-01-26T03:1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ins>
      <w:del w:author="Nicholas Medina" w:id="190" w:date="2023-01-26T03:1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ins w:author="Nicholas Medina" w:id="190" w:date="2023-01-26T03:12: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can be due to changes in either soil density or remnant moisture at depth, but given that infiltration results did not mirror soil strength results, it may be more likely that changes to soil density, either from textural or structural (arrangement) changes, are the larger underlying cause compared to consistent soil moisture differences.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91" w:date="2023-01-26T07:13: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study </w:t>
        </w:r>
      </w:ins>
      <w:del w:author="Nicholas Medina" w:id="191" w:date="2023-01-26T07:13: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additionally clarifies that tractor-till can </w:t>
      </w:r>
      <w:ins w:author="Nicholas Medina" w:id="192" w:date="2023-01-26T03:13: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lower soil strength </w:t>
        </w:r>
      </w:ins>
      <w:del w:author="Nicholas Medina" w:id="192" w:date="2023-01-26T03:13: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alleviate 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slightly deeper soils below main root zones under ~20.6 ± 4.6 cm </w:t>
      </w:r>
      <w:del w:author="Nicholas Medina" w:id="193" w:date="2023-01-25T01:51: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(8.1 ± 1.8 in)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well as </w:t>
      </w:r>
      <w:ins w:author="Nicholas Medina" w:id="194" w:date="2023-01-26T09:08: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suggests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roto-till can be useful under perennial crops</w:t>
      </w:r>
      <w:ins w:author="Nicholas Medina" w:id="195" w:date="2023-01-26T09:08: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w:t>
        </w:r>
      </w:ins>
      <w:del w:author="Nicholas Medina" w:id="195" w:date="2023-01-26T09:08:2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a</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lthough under annuals, no-till can be just as effective as roto-till, saving grower time, energy, and cost for areas with crops harvested before rooting surpasses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~10 cm </w:t>
      </w:r>
      <w:del w:author="Nicholas Medina" w:id="196" w:date="2023-01-24T23:46:07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(4 in)</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3ky6rz">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Krause and Black, 1995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197" w:date="2023-01-25T02:00: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was notable that under tractor-till, the soil hardpan was detected at a shallower depth than that where the initial treatment was done, suggesting short-term soil particle resettlement, which may occur following the redistribution and separation of macroaggregates into microaggregate fractions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(Zheng et al 2018)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urban Technosol soils, </w:t>
      </w:r>
      <w:del w:author="Nicholas Medina" w:id="198" w:date="2023-01-25T02:16: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however,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worth noting that some initial tillage may help remove large metal artifacts and legacy construction debris </w:t>
      </w:r>
      <w:ins w:author="Nicholas Medina" w:id="199" w:date="2023-01-26T09:08: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such as </w:t>
        </w:r>
      </w:ins>
      <w:del w:author="Nicholas Medina" w:id="199" w:date="2023-01-26T09:08: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like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rebar, wires, cables, bricks, cinder blocks, and pipes</w:t>
      </w:r>
      <w:ins w:author="Nicholas Medina" w:id="200" w:date="2023-01-26T09:08: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del w:author="Nicholas Medina" w:id="200" w:date="2023-01-26T09:08:5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could limit root growth under stricter no-till management. Additionally, results suggest that</w:t>
      </w:r>
      <w:ins w:author="Nicholas Medina" w:id="201" w:date="2023-01-26T09:09: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used together, tillage may obscure varying but notable effects of cover crops on compaction, however, cover crops would still provide separate benefits to soils, like available macro-nutrients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vx1227">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Chapagain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Under no-till, this study found that perennial crop mixes can have significant effects on </w:t>
      </w:r>
      <w:ins w:author="Nicholas Medina" w:id="202" w:date="2023-01-26T03:14: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strength </w:t>
        </w:r>
      </w:ins>
      <w:del w:author="Nicholas Medina" w:id="202" w:date="2023-01-26T03:14: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rather than deep roots loosening soils, in some cases depth to hardpan can instead become shallower. This </w:t>
      </w:r>
      <w:ins w:author="Nicholas Medina" w:id="203" w:date="2023-01-26T06:33:2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shallower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depth to hardpan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may be due to dense root mats that can form under grasses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46r0co2">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Douglas et al., 1992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04" w:date="2023-01-26T06:33:58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205" w:date="2023-01-26T06:34: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such as </w:t>
        </w:r>
      </w:ins>
      <w:del w:author="Nicholas Medina" w:id="205" w:date="2023-01-26T06:34: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like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sorghum-sudangrass, which could </w:t>
      </w:r>
      <w:ins w:author="Nicholas Medina" w:id="206" w:date="2023-01-26T06:35: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collectively act as a barrier to water flow, especially in otherwise dense soils </w:t>
        </w:r>
      </w:ins>
      <w:del w:author="Nicholas Medina" w:id="206" w:date="2023-01-26T06:35: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further fill already limited pore space in densely-structured clay soils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helping water to pool under the soil surface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q5sasy">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Hoogmoed and Bouma, 1980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Other studies have generally found similar results </w:t>
      </w:r>
      <w:del w:author="Nicholas Medina" w:id="207" w:date="2023-01-26T06:36:35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r w:rsidDel="00000000" w:rsidR="00000000" w:rsidRPr="00000000">
          <w:fldChar w:fldCharType="begin"/>
        </w:r>
        <w:r w:rsidDel="00000000" w:rsidR="00000000" w:rsidRPr="00000000">
          <w:delInstrText xml:space="preserve">HYPERLINK \l "2fk6b3p"</w:del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delText xml:space="preserve">Ozpinar and Cay, 2006</w:delText>
        </w:r>
        <w:r w:rsidDel="00000000" w:rsidR="00000000" w:rsidRPr="00000000">
          <w:fldChar w:fldCharType="end"/>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del>
      <w:ins w:author="Nicholas Medina" w:id="208" w:date="2023-01-26T06:36:38Z">
        <w:r w:rsidDel="00000000" w:rsidR="00000000" w:rsidRPr="00000000">
          <w:rPr>
            <w:rtl w:val="0"/>
            <w:rPrChange w:author="Nicholas Medina" w:id="209" w:date="2023-01-26T06:36:35Z">
              <w:rPr>
                <w:rFonts w:ascii="Cambria" w:cs="Cambria" w:eastAsia="Cambria" w:hAnsi="Cambria"/>
                <w:b w:val="0"/>
                <w:i w:val="1"/>
                <w:smallCaps w:val="0"/>
                <w:strike w:val="0"/>
                <w:color w:val="000000"/>
                <w:sz w:val="24"/>
                <w:szCs w:val="24"/>
                <w:u w:val="none"/>
                <w:shd w:fill="auto" w:val="clear"/>
                <w:vertAlign w:val="baseline"/>
              </w:rPr>
            </w:rPrChange>
          </w:rPr>
          <w:t xml:space="preserve"> that </w:t>
        </w:r>
      </w:ins>
      <w:del w:author="Nicholas Medina" w:id="208" w:date="2023-01-26T06:36: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suggest</w:t>
      </w:r>
      <w:del w:author="Nicholas Medina" w:id="210" w:date="2023-01-26T06:36:4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short-term benefits of tillage to soil functions, while acknowledging </w:t>
      </w:r>
      <w:ins w:author="Nicholas Medina" w:id="211" w:date="2023-01-26T06:36: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tradeoffs with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long-term costs</w:t>
      </w:r>
      <w:ins w:author="Nicholas Medina" w:id="212" w:date="2023-01-26T06:37: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tillage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fldChar w:fldCharType="begin"/>
        </w:r>
        <w:r w:rsidDel="00000000" w:rsidR="00000000" w:rsidRPr="00000000">
          <w:instrText xml:space="preserve">HYPERLINK \l "2fk6b3p"</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Ozpinar and Cay, 2006</w:t>
        </w:r>
        <w:r w:rsidDel="00000000" w:rsidR="00000000" w:rsidRPr="00000000">
          <w:fldChar w:fldCharType="end"/>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del w:author="Nicholas Medina" w:id="225" w:date="2023-01-23T17:20:37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Water infiltration is a key function of wide interest for urban environmental management, needed to not only increase available root water</w:t>
      </w:r>
      <w:del w:author="Nicholas Medina" w:id="213" w:date="2023-01-26T09:09: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also </w:t>
      </w:r>
      <w:ins w:author="Nicholas Medina" w:id="214" w:date="2023-01-26T09:09: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w:t>
      </w:r>
      <w:ins w:author="Nicholas Medina" w:id="215" w:date="2023-01-26T09:09: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w:t>
        </w:r>
      </w:ins>
      <w:del w:author="Nicholas Medina" w:id="215" w:date="2023-01-26T09:09: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erosion and potentially contaminated storm-water runoff and flooding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pkwqa1">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Masoner et al., 2019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after even short heavy rains, due to soil sealing by concrete near hillslopes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lwamvv">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Dreelin et al., 2006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study found that roto-till resulted in significantly faster infiltration compared to no-till, unlike tractor-till, suggesting that roto-till management can generally be effective for improving infiltration and drainage. This result could be explained by medium intensity roto-till increasing soil macro-porosity, which</w:t>
      </w:r>
      <w:ins w:author="Nicholas Medina" w:id="216" w:date="2023-01-23T17:33:2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compared to micro-pores</w:t>
      </w:r>
      <w:ins w:author="Nicholas Medina" w:id="217" w:date="2023-01-23T17:33: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bind water less tightly, allowing soil water to flow faster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sqyw64">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Gerke, 2006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contrast, the tractor diffused tillage energy across deeper soil volume, lowering the density of any added soil macro-pores and thereby making it easier for soil particles to settle back together, </w:t>
      </w:r>
      <w:del w:author="Nicholas Medina" w:id="218" w:date="2023-01-26T09:10: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and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whereas no-till may have needed more time to improve macro-porosity via organic matter effects on soil structure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4g0dwd">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King,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is also possible that this result could be explained by compost incorporation, where tractor-till </w:t>
      </w:r>
      <w:del w:author="Nicholas Medina" w:id="219" w:date="2023-01-24T21:00: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similarly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incorporated </w:t>
      </w:r>
      <w:ins w:author="Nicholas Medina" w:id="220" w:date="2023-01-24T21:00: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same amount 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compost more diffusely throughout the soil profile, </w:t>
      </w:r>
      <w:ins w:author="Nicholas Medina" w:id="221" w:date="2023-01-24T21:01: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thereby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diluting </w:t>
      </w:r>
      <w:ins w:author="Nicholas Medina" w:id="222" w:date="2023-01-24T21:02:0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benefits 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compost </w:t>
      </w:r>
      <w:ins w:author="Nicholas Medina" w:id="223" w:date="2023-01-24T21:02: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water </w:t>
        </w:r>
      </w:ins>
      <w:del w:author="Nicholas Medina" w:id="223" w:date="2023-01-24T21:02: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benefits to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infiltration</w:t>
      </w:r>
      <w:ins w:author="Nicholas Medina" w:id="224" w:date="2023-01-24T21:03:4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such as by improving seasonal soil aggregation (Bach et al 2019)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225" w:date="2023-01-23T17:20: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Overall, this study supported the use of roto-till, but not no-till or tractor-till, against a one inch rain event, since both others showed rates of only ~ 6.2 ± 0 mL per sec ( 0.1 ± 0 gal per min ), which would likely be associated with more rain water runoff and soil erosion, worse field drainage, and pooling or flooding into roads. Regarding cover crops, this study suggests that cover crop mixes can generally affect infiltration, though specifically perennials may not have notable significant effects on infiltration rates, despite detectable effects on compaction. Based on these findings, roto-till (alongside compost) can be and effective practice to specifically improve urban soil water infiltration, at least in the short-term, after which no-till may prevail </w:delTex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r w:rsidDel="00000000" w:rsidR="00000000" w:rsidRPr="00000000">
          <w:fldChar w:fldCharType="begin"/>
        </w:r>
        <w:r w:rsidDel="00000000" w:rsidR="00000000" w:rsidRPr="00000000">
          <w:delInstrText xml:space="preserve">HYPERLINK \l "28h4qwu"</w:del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delText xml:space="preserve">Cusser et al., 2020</w:delText>
        </w:r>
        <w:r w:rsidDel="00000000" w:rsidR="00000000" w:rsidRPr="00000000">
          <w:fldChar w:fldCharType="end"/>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delText xml:space="preserve">)</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urban settings, weed suppression not </w:t>
      </w:r>
      <w:ins w:author="Nicholas Medina" w:id="226" w:date="2023-01-26T09:11: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only </w:t>
        </w:r>
      </w:ins>
      <w:del w:author="Nicholas Medina" w:id="226" w:date="2023-01-26T09:11: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just</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alleviates competition with crops that may already be stressed, but also lowers human health risks, including asthma and other respiratory issues stemming from allergens like pollen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kgcv8k">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Katz and Carey, 2014</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this study shows evidence that cover crops may be better at </w:t>
      </w:r>
      <w:ins w:author="Nicholas Medina" w:id="227" w:date="2023-01-26T09:11: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weed suppression </w:t>
        </w:r>
      </w:ins>
      <w:del w:author="Nicholas Medina" w:id="227" w:date="2023-01-26T09:11: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this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than tilling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qsh70q">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w:t>
        </w:r>
      </w:hyperlink>
      <w:ins w:author="Nicholas Medina" w:id="228" w:date="2023-01-23T17:20:43Z">
        <w:r w:rsidDel="00000000" w:rsidR="00000000" w:rsidRPr="00000000">
          <w:fldChar w:fldCharType="begin"/>
        </w:r>
        <w:r w:rsidDel="00000000" w:rsidR="00000000" w:rsidRPr="00000000">
          <w:instrText xml:space="preserve">HYPERLINK \l "qsh70q"</w: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à</w:t>
        </w:r>
        <w:r w:rsidDel="00000000" w:rsidR="00000000" w:rsidRPr="00000000">
          <w:fldChar w:fldCharType="end"/>
        </w:r>
      </w:ins>
      <w:del w:author="Nicholas Medina" w:id="228" w:date="2023-01-23T17:20:43Z">
        <w:r w:rsidDel="00000000" w:rsidR="00000000" w:rsidRPr="00000000">
          <w:fldChar w:fldCharType="begin"/>
        </w:r>
        <w:r w:rsidDel="00000000" w:rsidR="00000000" w:rsidRPr="00000000">
          <w:delInstrText xml:space="preserve">HYPERLINK \l "qsh70q"</w:delInstrText>
        </w:r>
        <w:r w:rsidDel="00000000" w:rsidR="00000000" w:rsidRPr="00000000">
          <w:fldChar w:fldCharType="separate"/>
        </w: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delText xml:space="preserve">a</w:delText>
        </w:r>
        <w:r w:rsidDel="00000000" w:rsidR="00000000" w:rsidRPr="00000000">
          <w:fldChar w:fldCharType="end"/>
        </w:r>
      </w:del>
      <w:hyperlink w:anchor="qsh70q">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rberi and Lo Cascio, 2001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9c6y18">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Cordeau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Tractor-till </w:t>
      </w:r>
      <w:ins w:author="Nicholas Medina" w:id="229" w:date="2023-01-26T03:16: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 soil strength to the deepest hardpan layer</w:t>
        </w:r>
      </w:ins>
      <w:ins w:author="Nicholas Medina" w:id="230" w:date="2023-01-24T20:39:48Z">
        <w:r w:rsidDel="00000000" w:rsidR="00000000" w:rsidRPr="00000000">
          <w:rPr>
            <w:rtl w:val="0"/>
            <w:rPrChange w:author="Nicholas Medina" w:id="231" w:date="2023-01-26T03:16:54Z">
              <w:rPr>
                <w:rFonts w:ascii="Cambria" w:cs="Cambria" w:eastAsia="Cambria" w:hAnsi="Cambria"/>
                <w:b w:val="0"/>
                <w:i w:val="0"/>
                <w:smallCaps w:val="0"/>
                <w:strike w:val="0"/>
                <w:color w:val="000000"/>
                <w:sz w:val="24"/>
                <w:szCs w:val="24"/>
                <w:u w:val="none"/>
                <w:shd w:fill="auto" w:val="clear"/>
                <w:vertAlign w:val="baseline"/>
              </w:rPr>
            </w:rPrChange>
          </w:rPr>
          <w:t xml:space="preserve"> </w:t>
        </w:r>
      </w:ins>
      <w:del w:author="Nicholas Medina" w:id="230" w:date="2023-01-24T20:39:4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alleviated the deepest soil compaction</w:delText>
        </w:r>
      </w:del>
      <w:ins w:author="Nicholas Medina" w:id="230" w:date="2023-01-24T20:39:4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at the cost of showing the highest density of the two most common weeds, velvet leaf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Abutilon theophrasti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pigweed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Palmer amaranth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may have been due to their fast-growing weed life histories, which </w:t>
      </w:r>
      <w:ins w:author="Nicholas Medina" w:id="232" w:date="2023-01-24T20:47: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 allow them to</w:t>
        </w:r>
      </w:ins>
      <w:del w:author="Nicholas Medina" w:id="232" w:date="2023-01-24T20:47: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can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grow denser root</w:t>
      </w:r>
      <w:ins w:author="Nicholas Medina" w:id="233" w:date="2023-01-24T20:48: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system</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in </w:t>
      </w:r>
      <w:ins w:author="Nicholas Medina" w:id="234" w:date="2023-01-24T20:49: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more porous</w:t>
        </w:r>
      </w:ins>
      <w:del w:author="Nicholas Medina" w:id="234" w:date="2023-01-24T20:49: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looser</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soil</w:t>
      </w:r>
      <w:ins w:author="Nicholas Medina" w:id="235" w:date="2023-01-24T20:49: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Nicholas Medina" w:id="236" w:date="2023-01-24T20:51: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with </w:delText>
        </w:r>
      </w:del>
      <w:ins w:author="Nicholas Medina" w:id="236" w:date="2023-01-24T20:51: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experienc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ing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var</w:t>
      </w:r>
      <w:ins w:author="Nicholas Medina" w:id="237" w:date="2023-01-24T20:51: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iable</w:t>
        </w:r>
      </w:ins>
      <w:del w:author="Nicholas Medina" w:id="237" w:date="2023-01-24T20:51: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y</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Nicholas Medina" w:id="238" w:date="2023-01-24T20:51:2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microb</w:t>
      </w:r>
      <w:ins w:author="Nicholas Medina" w:id="239" w:date="2023-01-24T20:51:3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iom</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 </w:t>
      </w:r>
      <w:ins w:author="Nicholas Medina" w:id="240" w:date="2023-01-24T20:55:5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nearby </w:t>
        </w:r>
      </w:ins>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jlao46">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Korneykova et al., 2021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possibly helping explain slower infiltration, with roots that could re-sprout more, clonally and/or from seed banks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r0uhxc">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Hesse et al.,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Most notably for weed suppression, the targeted mix consisting of sorghum-sudangrass, buckwheat, and cowpea indeed significantly reduced both weed density and richness by about half compared to the other cover crop mixes. This result agrees with other studies pairing buckwheat and sorghum-sudangrass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d96cc0">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Smith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may have occurred due to any of several reasons</w:t>
      </w:r>
      <w:ins w:author="Nicholas Medina" w:id="241" w:date="2023-01-26T09:12: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del w:author="Nicholas Medina" w:id="241" w:date="2023-01-26T09:12: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competitive exclusion of other weeds by either taxon, such via allelopathic chemical root defenses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43i4a2">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Weston et al., 1989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42" w:date="2023-01-26T09:12:11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242" w:date="2023-01-26T09:12: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competition for light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w5ecyt">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Liu et al., 2009</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43" w:date="2023-01-26T09:12:17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243" w:date="2023-01-26T09:12: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better phosphorus mining and use by buckwheat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hio093">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Zhu et al., 2002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44" w:date="2023-01-26T09:12:22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244" w:date="2023-01-26T09:12: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facilitation or amplification of these listed effects by cowpea’s added nitrogen supply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afmg28">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Martins et al., 2003</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36ei31r">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Sanginga et al., 2000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45" w:date="2023-01-26T09:12:3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del w:author="Nicholas Medina" w:id="245" w:date="2023-01-26T09:12: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existing adaptations to poor dry soils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as4poj">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Bàrberi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46" w:date="2023-01-26T09:12:43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allowing high biomass accumulation. Given both effectiveness and relative ease of re-seeding and winter-kill, this weed suppression mix could serve well to frame crop beds, keep</w:t>
      </w:r>
      <w:del w:author="Nicholas Medina" w:id="247" w:date="2023-01-26T09:13: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out encroaching weeds, or </w:t>
      </w:r>
      <w:del w:author="Nicholas Medina" w:id="248" w:date="2023-01-26T09:1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to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 weed pressure in an area that might be planted in the fall or following season.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overall significant effects by tillage on </w:t>
      </w:r>
      <w:ins w:author="Nicholas Medina" w:id="249" w:date="2023-01-26T03:18: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soil strength </w:t>
        </w:r>
      </w:ins>
      <w:del w:author="Nicholas Medina" w:id="249" w:date="2023-01-26T03:18: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infiltration, and weeds, tillage did not significantly affect radish yield, which in fact agrees with other similar studies, in contrast to common hypotheses. </w:t>
      </w:r>
      <w:ins w:author="Nicholas Medina" w:id="250" w:date="2023-01-24T23:22: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study radish yield appeared to be lower and more variable under roto-till, which could be explained in part by the leaching of otherwise available nutrients due to observed faster infiltration under roto-till. Furthermore, </w:t>
        </w:r>
      </w:ins>
      <w:del w:author="Nicholas Medina" w:id="250" w:date="2023-01-24T23:22: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w:delText>
        </w:r>
      </w:del>
      <w:ins w:author="Nicholas Medina" w:id="250" w:date="2023-01-24T23:22: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is</w:t>
      </w:r>
      <w:del w:author="Nicholas Medina" w:id="251" w:date="2023-01-26T10:36: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study does not rule out more complex relationships between soil </w:t>
      </w:r>
      <w:ins w:author="Nicholas Medina" w:id="252" w:date="2023-01-26T03:18: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strength </w:t>
        </w:r>
      </w:ins>
      <w:del w:author="Nicholas Medina" w:id="252" w:date="2023-01-26T03:18: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infiltration, and crop yield, as suggested by emerging ideas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79ka65">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Ryan et al., 2007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2pta16n">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Vandermeer and Perfecto, 2017</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further replication, future similar studies </w:t>
      </w:r>
      <w:ins w:author="Nicholas Medina" w:id="253" w:date="2023-01-26T09:13: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no-till might be expected to show slightly higher yields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19y80a">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Nunes et al., 2018</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del w:author="Nicholas Medina" w:id="254" w:date="2023-01-26T09:13:4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due to resulting longer-term reservoirs of water and nutrients, like from mulched compost, less reliance on transient influxes from infiltration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1ljsd9k">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Schlegel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5jfvxd">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Schlegel and Havlin, 1995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better soil structure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l18frh">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Du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2koq656">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Sheehy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despite these reasonable hypotheses, recent studies appear to converge with results shown here, namely that benefits to soil from no-till may not scale up to detectably affect yields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vac5uf">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Martínez et al.,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1tuee74">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Pittelkow et al., 2015</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anzqyu">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VandenBygaart, 2016</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forage radish </w:t>
      </w:r>
      <w:ins w:author="Nicholas Medina" w:id="255" w:date="2023-01-26T09:14: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itself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may not </w:t>
      </w:r>
      <w:del w:author="Nicholas Medina" w:id="256" w:date="2023-01-26T09:14: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itself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respond to management, it may still confer benefits to surrounding soils, eventually </w:t>
      </w:r>
      <w:ins w:author="Nicholas Medina" w:id="257" w:date="2023-01-26T03:18: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lowering soil strength </w:t>
        </w:r>
      </w:ins>
      <w:del w:author="Nicholas Medina" w:id="257" w:date="2023-01-26T03:18: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reducing compaction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building soil structure</w:t>
      </w:r>
      <w:ins w:author="Nicholas Medina" w:id="258" w:date="2023-01-26T09:14: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del w:author="Nicholas Medina" w:id="258" w:date="2023-01-26T09:14: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over time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such as with minimal or no mechanical tillage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fwokq0">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Chen and Weil, 2010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h042r0">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Lawley et al., 2011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Together with others, this study suggests a need for future studies to tie yield to land management strategies, including in urban clay soils, to aid small-scale growers in addressing legacy compaction and pH issues, potentially ackno</w:t>
      </w:r>
      <w:del w:author="Nicholas Medina" w:id="259" w:date="2023-01-26T03:19: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w:t>
      </w:r>
      <w:ins w:author="Nicholas Medina" w:id="260" w:date="2023-01-26T03:19: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edging short-term benefits of occa</w:t>
      </w:r>
      <w:del w:author="Nicholas Medina" w:id="261" w:date="2023-01-26T03:19:0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sional tillage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3o7alnk">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Blanco-Canqui and Wortmann,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hyperlink w:anchor="4k668n3">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Ekboir, 2001</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Taken together, this study presents findings that, in addition to validating previous studies supporting general tillage for short-term soil fertility, also support</w:t>
      </w:r>
      <w:del w:author="Nicholas Medina" w:id="262" w:date="2023-01-26T09:14: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targeted use of medium-intensity roto-till and cover crop mixtures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vx1227">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Chapagain et al., 2020</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author="Nicholas Medina" w:id="263" w:date="2023-01-26T09:14:51Z">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specifically for weed suppression. </w:t>
      </w:r>
      <w:ins w:author="Nicholas Medina" w:id="264" w:date="2023-01-23T17:22: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this study supported the use of roto-till, but not no-till or tractor-till, against a one inch rain event, since both others showed rates of only ~ 6.2 mL per sec , which would likely be associated with more rain water runoff and soil erosion, worse field drainage, and pooling or flooding into roads. Regarding cover crops, this study suggests that cover crop mixes can generally affect infiltration, though, specifically, perennials may not have notable significant effects on infiltration rates, despite detectable effects on soil strength. Based on these findings, roto-till (alongside compost) can be an effective practice to specifically improve urban soil water infiltration, at least in the short-term, after which no-till may prevail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fldChar w:fldCharType="begin"/>
        </w:r>
        <w:r w:rsidDel="00000000" w:rsidR="00000000" w:rsidRPr="00000000">
          <w:instrText xml:space="preserve">HYPERLINK \l "28h4qwu"</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Cusser et al., 2020</w:t>
        </w:r>
        <w:r w:rsidDel="00000000" w:rsidR="00000000" w:rsidRPr="00000000">
          <w:fldChar w:fldCharType="end"/>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study serves as a model demonstration of both widely-accessible and effective strategies for growing on re-purposed urban soils after industrial land-use turnover. Overall, we advocate for the maximal use of cover crop mixes for various target functions, with medium-intensity tillage to jump-start urban cultivation.</w:t>
      </w:r>
    </w:p>
    <w:p w:rsidR="00000000" w:rsidDel="00000000" w:rsidP="00000000" w:rsidRDefault="00000000" w:rsidRPr="00000000" w14:paraId="000000A7">
      <w:pPr>
        <w:rPr/>
      </w:pPr>
      <w:r w:rsidDel="00000000" w:rsidR="00000000" w:rsidRPr="00000000">
        <w:br w:type="page"/>
      </w:r>
      <w:r w:rsidDel="00000000" w:rsidR="00000000" w:rsidRPr="00000000">
        <w:rPr>
          <w:rtl w:val="0"/>
        </w:rPr>
      </w:r>
    </w:p>
    <w:bookmarkStart w:colFirst="0" w:colLast="0" w:name="lnxbz9" w:id="13"/>
    <w:bookmarkEnd w:id="13"/>
    <w:p w:rsidR="00000000" w:rsidDel="00000000" w:rsidP="00000000" w:rsidRDefault="00000000" w:rsidRPr="00000000" w14:paraId="000000A8">
      <w:pPr>
        <w:pStyle w:val="Heading1"/>
        <w:rPr/>
      </w:pPr>
      <w:r w:rsidDel="00000000" w:rsidR="00000000" w:rsidRPr="00000000">
        <w:rPr>
          <w:rtl w:val="0"/>
        </w:rPr>
        <w:t xml:space="preserve">Funding</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This research did not receive any specific grant from funding agencies in the public, commercial, or not-for-profit sectors.</w:t>
      </w:r>
      <w:r w:rsidDel="00000000" w:rsidR="00000000" w:rsidRPr="00000000">
        <w:rPr>
          <w:rtl w:val="0"/>
        </w:rPr>
      </w:r>
    </w:p>
    <w:bookmarkStart w:colFirst="0" w:colLast="0" w:name="35nkun2" w:id="14"/>
    <w:bookmarkEnd w:id="14"/>
    <w:p w:rsidR="00000000" w:rsidDel="00000000" w:rsidP="00000000" w:rsidRDefault="00000000" w:rsidRPr="00000000" w14:paraId="000000AA">
      <w:pPr>
        <w:pStyle w:val="Heading1"/>
        <w:rPr/>
      </w:pPr>
      <w:r w:rsidDel="00000000" w:rsidR="00000000" w:rsidRPr="00000000">
        <w:rPr>
          <w:rtl w:val="0"/>
        </w:rPr>
        <w:t xml:space="preserve">Declaration of interests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Authors declare no conflicts of interest.</w:t>
      </w:r>
    </w:p>
    <w:bookmarkStart w:colFirst="0" w:colLast="0" w:name="1ksv4uv" w:id="15"/>
    <w:bookmarkEnd w:id="15"/>
    <w:p w:rsidR="00000000" w:rsidDel="00000000" w:rsidP="00000000" w:rsidRDefault="00000000" w:rsidRPr="00000000" w14:paraId="000000AC">
      <w:pPr>
        <w:pStyle w:val="Heading1"/>
        <w:rPr/>
      </w:pPr>
      <w:r w:rsidDel="00000000" w:rsidR="00000000" w:rsidRPr="00000000">
        <w:rPr>
          <w:rtl w:val="0"/>
        </w:rPr>
        <w:t xml:space="preserve">Acknowledgements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Authors thank Brother Nature Produce, Earthworks Urban Farm, and Georgia Street Community Collective for early project input; site intern JH for field assistance; volunteer GV for site background help; and previous anonymous reviewers and peers KS, ZHF, and JK for discussion of initial drafts.</w:t>
      </w:r>
    </w:p>
    <w:bookmarkStart w:colFirst="0" w:colLast="0" w:name="44sinio" w:id="16"/>
    <w:bookmarkEnd w:id="16"/>
    <w:p w:rsidR="00000000" w:rsidDel="00000000" w:rsidP="00000000" w:rsidRDefault="00000000" w:rsidRPr="00000000" w14:paraId="000000AE">
      <w:pPr>
        <w:pStyle w:val="Heading1"/>
        <w:rPr/>
      </w:pPr>
      <w:r w:rsidDel="00000000" w:rsidR="00000000" w:rsidRPr="00000000">
        <w:rPr>
          <w:rtl w:val="0"/>
        </w:rPr>
        <w:t xml:space="preserve">Author contributions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 conceived, designed, and performed the study; NE and NM helped collect data; NM analyzed data; NE wrote the initial report. All authors wrote and revised second draft; NM wrote the third draft; all authors approved recent version.</w:t>
      </w:r>
    </w:p>
    <w:bookmarkStart w:colFirst="0" w:colLast="0" w:name="2jxsxqh" w:id="17"/>
    <w:bookmarkEnd w:id="17"/>
    <w:p w:rsidR="00000000" w:rsidDel="00000000" w:rsidP="00000000" w:rsidRDefault="00000000" w:rsidRPr="00000000" w14:paraId="000000B0">
      <w:pPr>
        <w:pStyle w:val="Heading1"/>
        <w:rPr/>
      </w:pPr>
      <w:r w:rsidDel="00000000" w:rsidR="00000000" w:rsidRPr="00000000">
        <w:rPr>
          <w:rtl w:val="0"/>
        </w:rPr>
        <w:t xml:space="preserve">Data statement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Code stored with Zenodo as </w:t>
      </w: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10.5281/zenodo.6800153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anchor="2nusc19">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Medina and Edwards, 2022</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linked to </w:t>
      </w: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github.com/nmedina17/must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rPr/>
      </w:pPr>
      <w:r w:rsidDel="00000000" w:rsidR="00000000" w:rsidRPr="00000000">
        <w:br w:type="page"/>
      </w:r>
      <w:r w:rsidDel="00000000" w:rsidR="00000000" w:rsidRPr="00000000">
        <w:rPr>
          <w:rtl w:val="0"/>
        </w:rPr>
      </w:r>
    </w:p>
    <w:bookmarkStart w:colFirst="0" w:colLast="0" w:name="z337ya" w:id="18"/>
    <w:bookmarkEnd w:id="18"/>
    <w:p w:rsidR="00000000" w:rsidDel="00000000" w:rsidP="00000000" w:rsidRDefault="00000000" w:rsidRPr="00000000" w14:paraId="000000B3">
      <w:pPr>
        <w:pStyle w:val="Heading1"/>
        <w:rPr/>
      </w:pPr>
      <w:r w:rsidDel="00000000" w:rsidR="00000000" w:rsidRPr="00000000">
        <w:rPr>
          <w:rtl w:val="0"/>
        </w:rPr>
        <w:t xml:space="preserve">References</w:t>
      </w:r>
    </w:p>
    <w:bookmarkStart w:colFirst="0" w:colLast="0" w:name="1y810tw" w:id="19"/>
    <w:bookmarkEnd w:id="19"/>
    <w:bookmarkStart w:colFirst="0" w:colLast="0" w:name="3j2qqm3" w:id="20"/>
    <w:bookmarkEnd w:id="20"/>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Acuto, M., Parnell, S., Seto, K.C., 2018. Building a global urban science. Nature Sustainability 1, 2–4. </w:t>
      </w:r>
      <w:hyperlink r:id="rId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https://doi.org/10.1038/s41893-017-0013-9</w:t>
        </w:r>
      </w:hyperlink>
      <w:r w:rsidDel="00000000" w:rsidR="00000000" w:rsidRPr="00000000">
        <w:rPr>
          <w:rtl w:val="0"/>
        </w:rPr>
      </w:r>
    </w:p>
    <w:bookmarkStart w:colFirst="0" w:colLast="0" w:name="4i7ojhp" w:id="21"/>
    <w:bookmarkEnd w:id="21"/>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Allaire, J., Xie, Y., McPherson, J., Luraschi, J., Ushey, K., Atkins, A., Wickham, H., Cheng, J., Chang, W., Iannone, R., 2022. </w:t>
      </w:r>
      <w:hyperlink r:id="rId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Rmarkdown: Dynamic documents for 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2xcytpi" w:id="22"/>
    <w:bookmarkEnd w:id="22"/>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Amundson, R., Berhe, A.A., Hopmans, J.W., Olson, C., Sztein, A.E., Sparks, D.L., 2015. Soil science. Soil and human security in the 21st century. Science (New York, N.Y.) 348, 1261071. </w:t>
      </w:r>
      <w:hyperlink r:id="rId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https://doi.org/10.1126/science.1261071</w:t>
        </w:r>
      </w:hyperlink>
      <w:r w:rsidDel="00000000" w:rsidR="00000000" w:rsidRPr="00000000">
        <w:rPr>
          <w:rtl w:val="0"/>
        </w:rPr>
      </w:r>
    </w:p>
    <w:bookmarkStart w:colFirst="0" w:colLast="0" w:name="1ci93xb" w:id="23"/>
    <w:bookmarkEnd w:id="23"/>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Anderson, R.L., 2007. Managing weeds with a dualistic approach of prevention and control. A review. Agronomy for Sustainable Development 27, 13–18. </w:t>
      </w:r>
      <w:hyperlink r:id="rId3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https://doi.org/10.1051/agro:2006027</w:t>
        </w:r>
      </w:hyperlink>
      <w:r w:rsidDel="00000000" w:rsidR="00000000" w:rsidRPr="00000000">
        <w:rPr>
          <w:rtl w:val="0"/>
        </w:rPr>
      </w:r>
    </w:p>
    <w:bookmarkStart w:colFirst="0" w:colLast="0" w:name="3whwml4" w:id="24"/>
    <w:bookmarkEnd w:id="24"/>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Badalíková, B., 2010. Influence of Soil Tillage on Soil Compaction, in: Dedousis, A.P., Bartzanas, T. (Eds.), Soil Engineering. Springer Berlin Heidelberg, Berlin, Heidelberg, pp. 19–30. </w:t>
      </w:r>
      <w:hyperlink r:id="rId3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https://doi.org/10.1007/978-3-642-03681-1_2</w:t>
        </w:r>
      </w:hyperlink>
      <w:r w:rsidDel="00000000" w:rsidR="00000000" w:rsidRPr="00000000">
        <w:rPr>
          <w:rtl w:val="0"/>
        </w:rPr>
      </w:r>
    </w:p>
    <w:bookmarkStart w:colFirst="0" w:colLast="0" w:name="2bn6wsx" w:id="25"/>
    <w:bookmarkEnd w:id="25"/>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Baraibar, B., Murrell, E.G., Bradley, B.A., Barbercheck, M.E., Mortensen, D.A., Kaye, J.P., White, C.M., 2020. Cover crop mixture expression is influenced by nitrogen availability and growing degree days. PLOS ONE 15, e0235868. </w:t>
      </w:r>
      <w:hyperlink r:id="rId3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https://doi.org/10.1371/journal.pone.0235868</w:t>
        </w:r>
      </w:hyperlink>
      <w:r w:rsidDel="00000000" w:rsidR="00000000" w:rsidRPr="00000000">
        <w:rPr>
          <w:rtl w:val="0"/>
        </w:rPr>
      </w:r>
    </w:p>
    <w:bookmarkStart w:colFirst="0" w:colLast="0" w:name="qsh70q" w:id="26"/>
    <w:bookmarkEnd w:id="26"/>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w:t>
      </w:r>
      <w:ins w:author="Nicholas Medina" w:id="265" w:date="2023-01-23T17:21: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à</w:t>
        </w:r>
      </w:ins>
      <w:del w:author="Nicholas Medina" w:id="265" w:date="2023-01-23T17:21: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rberi, P., Lo Cascio, B., 2001. Long-term tillage and crop rotation effects on weed seedbank size and composition. Weed Research 41, 325–340. </w:t>
      </w:r>
      <w:hyperlink r:id="rId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https://doi.org/10.1046/j.1365-3180.2001.00241.x</w:t>
        </w:r>
      </w:hyperlink>
      <w:r w:rsidDel="00000000" w:rsidR="00000000" w:rsidRPr="00000000">
        <w:rPr>
          <w:rtl w:val="0"/>
        </w:rPr>
      </w:r>
    </w:p>
    <w:bookmarkStart w:colFirst="0" w:colLast="0" w:name="3as4poj" w:id="27"/>
    <w:bookmarkEnd w:id="27"/>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Bàrberi, P., Bocci, G., Carlesi, S., Armengot, L., Blanco-Moreno, J.M., Sans, F.X., 2018. Linking species traits to agroecosystem services: A functional analysis of weed communities. Weed Research 58, 76–88. </w:t>
      </w:r>
      <w:hyperlink r:id="rId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https://doi.org/10.1111/wre.12283</w:t>
        </w:r>
      </w:hyperlink>
      <w:r w:rsidDel="00000000" w:rsidR="00000000" w:rsidRPr="00000000">
        <w:rPr>
          <w:rtl w:val="0"/>
        </w:rPr>
      </w:r>
    </w:p>
    <w:bookmarkStart w:colFirst="0" w:colLast="0" w:name="1pxezwc" w:id="28"/>
    <w:bookmarkEnd w:id="28"/>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Bazzoffi, P., 1998. The effect of urban refuse compost and different tractors tyres on soil physical properties, soil erosion and maize yield. Soil and Tillage Research 48, 275–286. </w:t>
      </w:r>
      <w:hyperlink r:id="rId3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https://doi.org/10.1016/S0167-1987(98)00133-0</w:t>
        </w:r>
      </w:hyperlink>
      <w:r w:rsidDel="00000000" w:rsidR="00000000" w:rsidRPr="00000000">
        <w:rPr>
          <w:rtl w:val="0"/>
        </w:rPr>
      </w:r>
    </w:p>
    <w:bookmarkStart w:colFirst="0" w:colLast="0" w:name="49x2ik5" w:id="29"/>
    <w:bookmarkEnd w:id="29"/>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Bedoussac, L., Journet, E.-P., Hauggaard-Nielsen, H., Naudin, C., Corre-Hellou, G., Jensen, E.S., Prieur, L., Justes, E., 2015. Ecological principles underlying the increase of productivity achieved by cereal-grain legume intercrops in organic farming. A review. Agronomy for Sustainable Development 35, 911–935. </w:t>
      </w:r>
      <w:hyperlink r:id="rId3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https://doi.org/10.1007/s13593-014-0277-7</w:t>
        </w:r>
      </w:hyperlink>
      <w:r w:rsidDel="00000000" w:rsidR="00000000" w:rsidRPr="00000000">
        <w:rPr>
          <w:rtl w:val="0"/>
        </w:rPr>
      </w:r>
    </w:p>
    <w:bookmarkStart w:colFirst="0" w:colLast="0" w:name="2p2csry" w:id="30"/>
    <w:bookmarkEnd w:id="30"/>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Beniston, J.W., Lal, R., Mercer, K.L., 2016. Assessing and Managing Soil Quality for Urban Agriculture in a Degraded Vacant Lot Soil: ASSESSING AND MANAGING SOIL QUALITY FOR URBAN AGRICULTURE. Land Degradation &amp; Development 27, 996–1006. </w:t>
      </w:r>
      <w:hyperlink r:id="rId3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https://doi.org/10.1002/ldr.2342</w:t>
        </w:r>
      </w:hyperlink>
      <w:r w:rsidDel="00000000" w:rsidR="00000000" w:rsidRPr="00000000">
        <w:rPr>
          <w:rtl w:val="0"/>
        </w:rPr>
      </w:r>
    </w:p>
    <w:bookmarkStart w:colFirst="0" w:colLast="0" w:name="147n2zr" w:id="31"/>
    <w:bookmarkEnd w:id="31"/>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Birk, M.A., 2019. </w:t>
      </w:r>
      <w:hyperlink r:id="rId4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Measurements: Tools for units of measurement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3o7alnk" w:id="32"/>
    <w:bookmarkEnd w:id="32"/>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Blanco-Canqui, H., Wortmann, C.S., 2020. Does occasional tillage undo the ecosystem services gained with no-till? A review. Soil and Tillage Research 198, 104534. </w:t>
      </w:r>
      <w:hyperlink r:id="rId4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https://doi.org/10.1016/j.still.2019.104534</w:t>
        </w:r>
      </w:hyperlink>
      <w:r w:rsidDel="00000000" w:rsidR="00000000" w:rsidRPr="00000000">
        <w:rPr>
          <w:rtl w:val="0"/>
        </w:rPr>
      </w:r>
    </w:p>
    <w:bookmarkStart w:colFirst="0" w:colLast="0" w:name="23ckvvd" w:id="33"/>
    <w:bookmarkEnd w:id="33"/>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Blesh, J., 2017. Functional traits in cover crop mixtures: Biological nitrogen fixation and multifunctionality. Journal of Applied Ecology 55, 38–48. </w:t>
      </w:r>
      <w:hyperlink r:id="rId4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https://doi.org/10.1111/1365-2664.13011</w:t>
        </w:r>
      </w:hyperlink>
      <w:r w:rsidDel="00000000" w:rsidR="00000000" w:rsidRPr="00000000">
        <w:rPr>
          <w:rtl w:val="0"/>
        </w:rPr>
      </w:r>
    </w:p>
    <w:bookmarkStart w:colFirst="0" w:colLast="0" w:name="ihv636" w:id="34"/>
    <w:bookmarkEnd w:id="34"/>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Block, D.R., Chávez, N., Allen, E., Ramirez, D., 2012. Food sovereignty, urban food access, and food activism: Contemplating the connections through examples from Chicago. Agriculture and Human Values 29, 203–215. </w:t>
      </w:r>
      <w:hyperlink r:id="rId4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https://doi.org/10.1007/s10460-011-9336-8</w:t>
        </w:r>
      </w:hyperlink>
      <w:r w:rsidDel="00000000" w:rsidR="00000000" w:rsidRPr="00000000">
        <w:rPr>
          <w:rtl w:val="0"/>
        </w:rPr>
      </w:r>
    </w:p>
    <w:bookmarkStart w:colFirst="0" w:colLast="0" w:name="32hioqz" w:id="35"/>
    <w:bookmarkEnd w:id="35"/>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Bourke, P.M., Evers, J.B., Bijma, P., van Apeldoorn, D.F., Smulders, M.J.M., Kuyper, T.W., Mommer, L., Bonnema, G., 2021. Breeding Beyond Monoculture: Putting the “Intercrop” Into Crops. Frontiers in Plant Science 12, 734167. </w:t>
      </w:r>
      <w:hyperlink r:id="rId4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https://doi.org/10.3389/fpls.2021.734167</w:t>
        </w:r>
      </w:hyperlink>
      <w:r w:rsidDel="00000000" w:rsidR="00000000" w:rsidRPr="00000000">
        <w:rPr>
          <w:rtl w:val="0"/>
        </w:rPr>
      </w:r>
    </w:p>
    <w:bookmarkStart w:colFirst="0" w:colLast="0" w:name="1hmsyys" w:id="36"/>
    <w:bookmarkEnd w:id="36"/>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Cambou, A., Shaw, R.K., Huot, H., Vidal-Beaudet, L., Hunault, G., Cannavo, P., Nold, F., Schwartz, C., 2018. Estimation of soil organic carbon stocks of two cities, New York City and Paris. Science of The Total Environment 644, 452–464. </w:t>
      </w:r>
      <w:hyperlink r:id="rId4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https://doi.org/10.1016/j.scitotenv.2018.06.322</w:t>
        </w:r>
      </w:hyperlink>
      <w:r w:rsidDel="00000000" w:rsidR="00000000" w:rsidRPr="00000000">
        <w:rPr>
          <w:rtl w:val="0"/>
        </w:rPr>
      </w:r>
    </w:p>
    <w:bookmarkStart w:colFirst="0" w:colLast="0" w:name="41mghml" w:id="37"/>
    <w:bookmarkEnd w:id="37"/>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Catania, P., Badalucco, L., Laudicina, V.A., Vallone, M., 2018. Effects of tilling methods on soil penetration resistance, organic carbon and water stable aggregates in a vineyard of semiarid Mediterranean environment. Environmental Earth Sciences 77, 348. </w:t>
      </w:r>
      <w:hyperlink r:id="rId4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https://doi.org/10.1007/s12665-018-7520-5</w:t>
        </w:r>
      </w:hyperlink>
      <w:r w:rsidDel="00000000" w:rsidR="00000000" w:rsidRPr="00000000">
        <w:rPr>
          <w:rtl w:val="0"/>
        </w:rPr>
      </w:r>
    </w:p>
    <w:bookmarkStart w:colFirst="0" w:colLast="0" w:name="2grqrue" w:id="38"/>
    <w:bookmarkEnd w:id="38"/>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Chamberlain, S., Szoecs, E., Foster, Z., Arendsee, Z., Boettiger, C., Ram, K., Bartomeus, I., Baumgartner, J., O’Donnell, J., Oksanen, J., Tzovaras, B.G., Marchand, P., Tran, V., Salmon, M., Li, G., Grenié, M., 2020. </w:t>
      </w:r>
      <w:hyperlink r:id="rId4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Taxize: Taxonomic information from around the web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vx1227" w:id="39"/>
    <w:bookmarkEnd w:id="39"/>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Chapagain, T., Lee, E.A., Raizada, M.N., 2020. The Potential of Multi-Species Mixtures to Diversify Cover Crop Benefits. Sustainability 12, 2058. </w:t>
      </w:r>
      <w:hyperlink r:id="rId4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https://doi.org/10.3390/su12052058</w:t>
        </w:r>
      </w:hyperlink>
      <w:r w:rsidDel="00000000" w:rsidR="00000000" w:rsidRPr="00000000">
        <w:rPr>
          <w:rtl w:val="0"/>
        </w:rPr>
      </w:r>
    </w:p>
    <w:bookmarkStart w:colFirst="0" w:colLast="0" w:name="3fwokq0" w:id="40"/>
    <w:bookmarkEnd w:id="40"/>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Chen, G., Weil, R.R., 2010. Penetration of cover crop roots through compacted soils. Plant and Soil 331, 31–43. </w:t>
      </w:r>
      <w:hyperlink r:id="rId4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https://doi.org/10.1007/s11104-009-0223-7</w:t>
        </w:r>
      </w:hyperlink>
      <w:r w:rsidDel="00000000" w:rsidR="00000000" w:rsidRPr="00000000">
        <w:rPr>
          <w:rtl w:val="0"/>
        </w:rPr>
      </w:r>
    </w:p>
    <w:bookmarkStart w:colFirst="0" w:colLast="0" w:name="1v1yuxt" w:id="41"/>
    <w:bookmarkEnd w:id="41"/>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Clark, A. (Ed.), 2007. Managing cover crops profitably, 3rd ed. ed, Handbook series. Sustainable Agriculture Research &amp; Education (SARE), College Park, MD.</w:t>
      </w:r>
    </w:p>
    <w:bookmarkStart w:colFirst="0" w:colLast="0" w:name="4f1mdlm" w:id="42"/>
    <w:bookmarkEnd w:id="42"/>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Clendenning, J., Dressler, W.H., Richards, C., 2016. Food justice or food sovereignty? Understanding the rise of urban food movements in the USA. Agriculture and Human Values 33, 165–177. </w:t>
      </w:r>
      <w:hyperlink r:id="rId5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https://doi.org/10.1007/s10460-015-9625-8</w:t>
        </w:r>
      </w:hyperlink>
      <w:r w:rsidDel="00000000" w:rsidR="00000000" w:rsidRPr="00000000">
        <w:rPr>
          <w:rtl w:val="0"/>
        </w:rPr>
      </w:r>
    </w:p>
    <w:bookmarkStart w:colFirst="0" w:colLast="0" w:name="2u6wntf" w:id="43"/>
    <w:bookmarkEnd w:id="43"/>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Cogger, C.G., 2005. Potential Compost Benefits for Restoration Of Soils Disturbed by Urban Development. Compost Science &amp; Utilization 13, 243–251. </w:t>
      </w:r>
      <w:hyperlink r:id="rId5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https://doi.org/10.1080/1065657X.2005.10702248</w:t>
        </w:r>
      </w:hyperlink>
      <w:r w:rsidDel="00000000" w:rsidR="00000000" w:rsidRPr="00000000">
        <w:rPr>
          <w:rtl w:val="0"/>
        </w:rPr>
      </w:r>
    </w:p>
    <w:bookmarkStart w:colFirst="0" w:colLast="0" w:name="19c6y18" w:id="44"/>
    <w:bookmarkEnd w:id="44"/>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Cordeau, S., Baudron, A., Adeux, G., 2020. Is Tillage a Suitable Option for Weed Management in Conservation Agriculture? Agronomy 10, 1746. </w:t>
      </w:r>
      <w:hyperlink r:id="rId5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https://doi.org/10.3390/agronomy10111746</w:t>
        </w:r>
      </w:hyperlink>
      <w:r w:rsidDel="00000000" w:rsidR="00000000" w:rsidRPr="00000000">
        <w:rPr>
          <w:rtl w:val="0"/>
        </w:rPr>
      </w:r>
    </w:p>
    <w:bookmarkStart w:colFirst="0" w:colLast="0" w:name="3tbugp1" w:id="45"/>
    <w:bookmarkEnd w:id="45"/>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Correa, J., Postma, J.A., Watt, M., Wojciechowski, T., 2019. Soil compaction and the architectural plasticity of root systems. Journal of Experimental Botany 70, 6019–6034. </w:t>
      </w:r>
      <w:hyperlink r:id="rId5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https://doi.org/10.1093/jxb/erz383</w:t>
        </w:r>
      </w:hyperlink>
      <w:r w:rsidDel="00000000" w:rsidR="00000000" w:rsidRPr="00000000">
        <w:rPr>
          <w:rtl w:val="0"/>
        </w:rPr>
      </w:r>
    </w:p>
    <w:bookmarkStart w:colFirst="0" w:colLast="0" w:name="28h4qwu" w:id="46"/>
    <w:bookmarkEnd w:id="46"/>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Cusser, S., Bahlai, C., Swinton, S.M., Robertson, G.P., Haddad, N.M., 2020. Long-term research avoids spurious and misleading trends in sustainability attributes of no-till. Global Change Biology 26, 3715–3725. </w:t>
      </w:r>
      <w:hyperlink r:id="rId5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https://doi.org/10.1111/gcb.15080</w:t>
        </w:r>
      </w:hyperlink>
      <w:r w:rsidDel="00000000" w:rsidR="00000000" w:rsidRPr="00000000">
        <w:rPr>
          <w:rtl w:val="0"/>
        </w:rPr>
      </w:r>
    </w:p>
    <w:bookmarkStart w:colFirst="0" w:colLast="0" w:name="nmf14n" w:id="47"/>
    <w:bookmarkEnd w:id="47"/>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Daftary-Steel, S., Herrera, H., Porter, C., 2015. The Unattainable Trifecta of Urban Agriculture. Journal of Agriculture, Food Systems, and Community Development 19–32. </w:t>
      </w:r>
      <w:hyperlink r:id="rId5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https://doi.org/10.5304/jafscd.2015.061.014</w:t>
        </w:r>
      </w:hyperlink>
      <w:r w:rsidDel="00000000" w:rsidR="00000000" w:rsidRPr="00000000">
        <w:rPr>
          <w:rtl w:val="0"/>
        </w:rPr>
      </w:r>
    </w:p>
    <w:bookmarkStart w:colFirst="0" w:colLast="0" w:name="37m2jsg" w:id="48"/>
    <w:bookmarkEnd w:id="48"/>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Daniel, P., 2007. African American Farmers and Civil Rights 37.</w:t>
      </w:r>
    </w:p>
    <w:bookmarkStart w:colFirst="0" w:colLast="0" w:name="1mrcu09" w:id="49"/>
    <w:bookmarkEnd w:id="49"/>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 Cárcer, P.S., Sinaj, S., Santonja, M., Fossati, D., Jeangros, B., 2019. Long-term effects of crop succession, soil tillage and climate on wheat yield and soil properties. Soil and Tillage Research 190, 209–219. </w:t>
      </w:r>
      <w:hyperlink r:id="rId5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https://doi.org/10.1016/j.still.2019.01.012</w:t>
        </w:r>
      </w:hyperlink>
      <w:r w:rsidDel="00000000" w:rsidR="00000000" w:rsidRPr="00000000">
        <w:rPr>
          <w:rtl w:val="0"/>
        </w:rPr>
      </w:r>
    </w:p>
    <w:bookmarkStart w:colFirst="0" w:colLast="0" w:name="46r0co2" w:id="50"/>
    <w:bookmarkEnd w:id="50"/>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Douglas, J.T., Koppi, A.J., Moran, C.J., 1992. Alteration of the structural attributes of a compact clay loam soil by growth of a perennial grass crop. Plant and Soil 139, 195–202. </w:t>
      </w:r>
      <w:hyperlink r:id="rId5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https://doi.org/10.1007/BF00009310</w:t>
        </w:r>
      </w:hyperlink>
      <w:r w:rsidDel="00000000" w:rsidR="00000000" w:rsidRPr="00000000">
        <w:rPr>
          <w:rtl w:val="0"/>
        </w:rPr>
      </w:r>
    </w:p>
    <w:bookmarkStart w:colFirst="0" w:colLast="0" w:name="2lwamvv" w:id="51"/>
    <w:bookmarkEnd w:id="51"/>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Dreelin, E.A., Fowler, L., Ronald Carroll, C., 2006. A test of porous pavement effectiveness on clay soils during natural storm events. Water Research 40, 799–805. </w:t>
      </w:r>
      <w:hyperlink r:id="rId5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https://doi.org/10.1016/j.watres.2005.12.002</w:t>
        </w:r>
      </w:hyperlink>
      <w:r w:rsidDel="00000000" w:rsidR="00000000" w:rsidRPr="00000000">
        <w:rPr>
          <w:rtl w:val="0"/>
        </w:rPr>
      </w:r>
    </w:p>
    <w:bookmarkStart w:colFirst="0" w:colLast="0" w:name="111kx3o" w:id="52"/>
    <w:bookmarkEnd w:id="52"/>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Drugova, T., Curtis, K.R., Ward, R.A., 2022. Producer preferences for drought management strategies in the arid west. Renewable Agriculture and Food Systems 37, 14–23. </w:t>
      </w:r>
      <w:hyperlink r:id="rId5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https://doi.org/10.1017/S1742170521000259</w:t>
        </w:r>
      </w:hyperlink>
      <w:r w:rsidDel="00000000" w:rsidR="00000000" w:rsidRPr="00000000">
        <w:rPr>
          <w:rtl w:val="0"/>
        </w:rPr>
      </w:r>
    </w:p>
    <w:bookmarkStart w:colFirst="0" w:colLast="0" w:name="3l18frh" w:id="53"/>
    <w:bookmarkEnd w:id="53"/>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 Z., Ren, T., Hu, C., Zhang, Q., 2015. Transition from intensive tillage to no-till enhances carbon sequestration in microaggregates of surface soil in the North China Plain. Soil and Tillage Research 146, 26–31. </w:t>
      </w:r>
      <w:hyperlink r:id="rId6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https://doi.org/10.1016/j.still.2014.08.012</w:t>
        </w:r>
      </w:hyperlink>
      <w:r w:rsidDel="00000000" w:rsidR="00000000" w:rsidRPr="00000000">
        <w:rPr>
          <w:rtl w:val="0"/>
        </w:rPr>
      </w:r>
    </w:p>
    <w:bookmarkStart w:colFirst="0" w:colLast="0" w:name="206ipza" w:id="54"/>
    <w:bookmarkEnd w:id="54"/>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Edwards, N., 2016. Effects of Garden Attributes on Ant ( Formicidae ) Species Richness and Potential for Pest Control. Urban Agriculture &amp; Regional Food Systems 1–11. </w:t>
      </w:r>
      <w:hyperlink r:id="rId6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https://doi.org/10.2134/urbanag2015.01.1405</w:t>
        </w:r>
      </w:hyperlink>
      <w:r w:rsidDel="00000000" w:rsidR="00000000" w:rsidRPr="00000000">
        <w:rPr>
          <w:rtl w:val="0"/>
        </w:rPr>
      </w:r>
    </w:p>
    <w:bookmarkStart w:colFirst="0" w:colLast="0" w:name="4k668n3" w:id="55"/>
    <w:bookmarkEnd w:id="55"/>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Ekboir, J., 2001. Developing No-Till Packages for Small-Scale Farmers.</w:t>
      </w:r>
    </w:p>
    <w:bookmarkStart w:colFirst="0" w:colLast="0" w:name="2zbgiuw" w:id="56"/>
    <w:bookmarkEnd w:id="56"/>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FAO, 2014. World reference base for soil resources 2014: International soil classification system for naming soils and creating legends for soil maps. FAO, Rome.</w:t>
      </w:r>
    </w:p>
    <w:bookmarkStart w:colFirst="0" w:colLast="0" w:name="1egqt2p" w:id="57"/>
    <w:bookmarkEnd w:id="57"/>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Garbach, K., Milder, J.C., DeClerck, F.A.J., Montenegro de Wit, M., Driscoll, L., Gemmill-Herren, B., 2017. Examining multi-functionality for crop yield and ecosystem services in five systems of agroecological intensification. International Journal of Agricultural Sustainability 15, 11–28. </w:t>
      </w:r>
      <w:hyperlink r:id="rId6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https://doi.org/10.1080/14735903.2016.1174810</w:t>
        </w:r>
      </w:hyperlink>
      <w:r w:rsidDel="00000000" w:rsidR="00000000" w:rsidRPr="00000000">
        <w:rPr>
          <w:rtl w:val="0"/>
        </w:rPr>
      </w:r>
    </w:p>
    <w:bookmarkStart w:colFirst="0" w:colLast="0" w:name="3ygebqi" w:id="58"/>
    <w:bookmarkEnd w:id="58"/>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García-González, I., Hontoria, C., Gabriel, J.L., Alonso-Ayuso, M., Quemada, M., 2018. Cover crops to mitigate soil degradation and enhance soil functionality in irrigated land. Geoderma 322, 81–88. </w:t>
      </w:r>
      <w:hyperlink r:id="rId6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https://doi.org/10.1016/j.geoderma.2018.02.024</w:t>
        </w:r>
      </w:hyperlink>
      <w:r w:rsidDel="00000000" w:rsidR="00000000" w:rsidRPr="00000000">
        <w:rPr>
          <w:rtl w:val="0"/>
        </w:rPr>
      </w:r>
    </w:p>
    <w:bookmarkStart w:colFirst="0" w:colLast="0" w:name="2dlolyb" w:id="59"/>
    <w:bookmarkEnd w:id="59"/>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García-Sempere, A., Morales, H., Hidalgo, M., Ferguson, B.G., Rosset, P., Nazar-Beutelspacher, A., 2019. Food Sovereignty in the city?: A methodological proposal for evaluating food sovereignty in urban settings. Agroecology and Sustainable Food Systems 43, 1145–1173. </w:t>
      </w:r>
      <w:hyperlink r:id="rId6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https://doi.org/10.1080/21683565.2019.1578719</w:t>
        </w:r>
      </w:hyperlink>
      <w:r w:rsidDel="00000000" w:rsidR="00000000" w:rsidRPr="00000000">
        <w:rPr>
          <w:rtl w:val="0"/>
        </w:rPr>
      </w:r>
    </w:p>
    <w:bookmarkStart w:colFirst="0" w:colLast="0" w:name="sqyw64" w:id="60"/>
    <w:bookmarkEnd w:id="60"/>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Gerke, H.H., 2006. Preferential flow descriptions for structured soils. Journal of Plant Nutrition and Soil Science 169, 382–400. </w:t>
      </w:r>
      <w:hyperlink r:id="rId6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https://doi.org/10.1002/jpln.200521955</w:t>
        </w:r>
      </w:hyperlink>
      <w:r w:rsidDel="00000000" w:rsidR="00000000" w:rsidRPr="00000000">
        <w:rPr>
          <w:rtl w:val="0"/>
        </w:rPr>
      </w:r>
    </w:p>
    <w:bookmarkStart w:colFirst="0" w:colLast="0" w:name="3cqmetx" w:id="61"/>
    <w:bookmarkEnd w:id="61"/>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Gomes, D.G.E., 2022. Should I use fixed effects or random effects when I have fewer than five levels of a grouping factor in a mixed-effects model? PeerJ 10, e12794. </w:t>
      </w:r>
      <w:hyperlink r:id="rId6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https://doi.org/10.7717/peerj.12794</w:t>
        </w:r>
      </w:hyperlink>
      <w:r w:rsidDel="00000000" w:rsidR="00000000" w:rsidRPr="00000000">
        <w:rPr>
          <w:rtl w:val="0"/>
        </w:rPr>
      </w:r>
    </w:p>
    <w:bookmarkStart w:colFirst="0" w:colLast="0" w:name="1rvwp1q" w:id="62"/>
    <w:bookmarkEnd w:id="62"/>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Grossman, J.M., 2003. Exploring farmer knowledge of soil processes in organic coffee systems of Chiapas, Mexico. Geoderma 111, 267–287. </w:t>
      </w:r>
      <w:hyperlink r:id="rId6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https://doi.org/10.1016/S0016-7061(02)00268-9</w:t>
        </w:r>
      </w:hyperlink>
      <w:r w:rsidDel="00000000" w:rsidR="00000000" w:rsidRPr="00000000">
        <w:rPr>
          <w:rtl w:val="0"/>
        </w:rPr>
      </w:r>
    </w:p>
    <w:bookmarkStart w:colFirst="0" w:colLast="0" w:name="4bvk7pj" w:id="63"/>
    <w:bookmarkEnd w:id="63"/>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Grossman, J.M., Sheaffer, C., Wyse, D., Graham, P.H., 2005. Characterization of slow-growing root nodule bacteria from Inga oerstediana in organic coffee agroecosystems in Chiapas, Mexico. Applied Soil Ecology 29, 236–251. </w:t>
      </w:r>
      <w:hyperlink r:id="rId6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https://doi.org/10.1016/j.apsoil.2004.12.008</w:t>
        </w:r>
      </w:hyperlink>
      <w:r w:rsidDel="00000000" w:rsidR="00000000" w:rsidRPr="00000000">
        <w:rPr>
          <w:rtl w:val="0"/>
        </w:rPr>
      </w:r>
    </w:p>
    <w:bookmarkStart w:colFirst="0" w:colLast="0" w:name="2r0uhxc" w:id="64"/>
    <w:bookmarkEnd w:id="64"/>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Hesse, E., Rees, M., Müller-Schärer, H., 2007. Seed bank persistence of clonal weeds in contrasting habitats: Implications for control. Plant Ecology 190, 233–243. </w:t>
      </w:r>
      <w:hyperlink r:id="rId6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https://doi.org/10.1007/s11258-006-9203-7</w:t>
        </w:r>
      </w:hyperlink>
      <w:r w:rsidDel="00000000" w:rsidR="00000000" w:rsidRPr="00000000">
        <w:rPr>
          <w:rtl w:val="0"/>
        </w:rPr>
      </w:r>
    </w:p>
    <w:bookmarkStart w:colFirst="0" w:colLast="0" w:name="1664s55" w:id="65"/>
    <w:bookmarkEnd w:id="65"/>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Hill, R.L., Horton, R., Cruse, R.M., 1985. Tillage Effects on Soil Water Retention and Pore Size Distribution of Two Mollisols. Soil Science Society of America Journal 49, 1264–1270. </w:t>
      </w:r>
      <w:hyperlink r:id="rId7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https://doi.org/10.2136/sssaj1985.03615995004900050039x</w:t>
        </w:r>
      </w:hyperlink>
      <w:r w:rsidDel="00000000" w:rsidR="00000000" w:rsidRPr="00000000">
        <w:rPr>
          <w:rtl w:val="0"/>
        </w:rPr>
      </w:r>
    </w:p>
    <w:bookmarkStart w:colFirst="0" w:colLast="0" w:name="3q5sasy" w:id="66"/>
    <w:bookmarkEnd w:id="66"/>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Hoogmoed, W.B., Bouma, J., 1980. A Simulation Model for Predicting Infiltration into Cracked Clay Soil. Soil Science Society of America Journal 44, 458–461. </w:t>
      </w:r>
      <w:hyperlink r:id="rId7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https://doi.org/10.2136/sssaj1980.03615995004400030003x</w:t>
        </w:r>
      </w:hyperlink>
      <w:r w:rsidDel="00000000" w:rsidR="00000000" w:rsidRPr="00000000">
        <w:rPr>
          <w:rtl w:val="0"/>
        </w:rPr>
      </w:r>
    </w:p>
    <w:bookmarkStart w:colFirst="0" w:colLast="0" w:name="25b2l0r" w:id="67"/>
    <w:bookmarkEnd w:id="67"/>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Kassambara, A., 2021. </w:t>
      </w:r>
      <w:hyperlink r:id="rId7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Rstatix: Pipe-friendly framework for basic statistical tests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kgcv8k" w:id="68"/>
    <w:bookmarkEnd w:id="68"/>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Katz, D.S.W., Carey, T.S., 2014. Heterogeneity in ragweed pollen exposure is determined by plant composition at small spatial scales. Science of the Total Environment 485–486, 435–440. </w:t>
      </w:r>
      <w:hyperlink r:id="rId7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https://doi.org/10.1016/j.scitotenv.2014.03.099</w:t>
        </w:r>
      </w:hyperlink>
      <w:r w:rsidDel="00000000" w:rsidR="00000000" w:rsidRPr="00000000">
        <w:rPr>
          <w:rtl w:val="0"/>
        </w:rPr>
      </w:r>
    </w:p>
    <w:bookmarkStart w:colFirst="0" w:colLast="0" w:name="34g0dwd" w:id="69"/>
    <w:bookmarkEnd w:id="69"/>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King, A.E., 2020. Soil Organic Matter as Catalyst of Crop Resource Capture. Frontiers in Environmental Science 8, 8.</w:t>
      </w:r>
    </w:p>
    <w:bookmarkStart w:colFirst="0" w:colLast="0" w:name="1jlao46" w:id="70"/>
    <w:bookmarkEnd w:id="70"/>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Korneykova, M.V., Vasenev, V.I., Nikitin, D.A., Soshina, A.S., Dolgikh, A.V., Sotnikova, Y.L., 2021. Urbanization Affects Soil Microbiome Profile Distribution in the Russian Arctic Region. International Journal of Environmental Research and Public Health 18, 11665. </w:t>
      </w:r>
      <w:hyperlink r:id="rId7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https://doi.org/10.3390/ijerph182111665</w:t>
        </w:r>
      </w:hyperlink>
      <w:r w:rsidDel="00000000" w:rsidR="00000000" w:rsidRPr="00000000">
        <w:rPr>
          <w:rtl w:val="0"/>
        </w:rPr>
      </w:r>
    </w:p>
    <w:bookmarkStart w:colFirst="0" w:colLast="0" w:name="43ky6rz" w:id="71"/>
    <w:bookmarkEnd w:id="71"/>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Krause, M.A., Black, J.R., 1995. Optimal Adoption Strategies for No-till Technology in Michigan. Review of Agricultural Economics 17, 299. </w:t>
      </w:r>
      <w:hyperlink r:id="rId7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https://doi.org/10.2307/1349575</w:t>
        </w:r>
      </w:hyperlink>
      <w:r w:rsidDel="00000000" w:rsidR="00000000" w:rsidRPr="00000000">
        <w:rPr>
          <w:rtl w:val="0"/>
        </w:rPr>
      </w:r>
    </w:p>
    <w:bookmarkStart w:colFirst="0" w:colLast="0" w:name="2iq8gzs" w:id="72"/>
    <w:bookmarkEnd w:id="72"/>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Kumar, K., Hundal, L.S., 2016. Soil in the City: Sustainably Improving Urban Soils. Journal of Environmental Quality 45, 2–8. </w:t>
      </w:r>
      <w:hyperlink r:id="rId7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https://doi.org/10.2134/jeq2015.11.0589</w:t>
        </w:r>
      </w:hyperlink>
      <w:r w:rsidDel="00000000" w:rsidR="00000000" w:rsidRPr="00000000">
        <w:rPr>
          <w:rtl w:val="0"/>
        </w:rPr>
      </w:r>
    </w:p>
    <w:bookmarkStart w:colFirst="0" w:colLast="0" w:name="xvir7l" w:id="73"/>
    <w:bookmarkEnd w:id="73"/>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Kuzyakov, Y., Zamanian, K., 2019. Reviews and syntheses: Agropedogenesis  humankind as the sixth soil-forming factor and attractors of agricultural soil degradation. Biogeosciences 16, 4783–4803. </w:t>
      </w:r>
      <w:hyperlink r:id="rId7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https://doi.org/10.5194/bg-16-4783-2019</w:t>
        </w:r>
      </w:hyperlink>
      <w:r w:rsidDel="00000000" w:rsidR="00000000" w:rsidRPr="00000000">
        <w:rPr>
          <w:rtl w:val="0"/>
        </w:rPr>
      </w:r>
    </w:p>
    <w:bookmarkStart w:colFirst="0" w:colLast="0" w:name="3hv69ve" w:id="74"/>
    <w:bookmarkEnd w:id="74"/>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Lal, R., 2007. Soil Science and the Carbon Civilization 71, 1425–1437. </w:t>
      </w:r>
      <w:hyperlink r:id="rId7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https://doi.org/10.2136/sssaj2007.0001</w:t>
        </w:r>
      </w:hyperlink>
      <w:r w:rsidDel="00000000" w:rsidR="00000000" w:rsidRPr="00000000">
        <w:rPr>
          <w:rtl w:val="0"/>
        </w:rPr>
      </w:r>
    </w:p>
    <w:bookmarkStart w:colFirst="0" w:colLast="0" w:name="1x0gk37" w:id="75"/>
    <w:bookmarkEnd w:id="75"/>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Lal, R., Negassa, W., Lorenz, K., 2015. Carbon sequestration in soil. Current Opinion in Environmental Sustainability 15, 79–86. </w:t>
      </w:r>
      <w:hyperlink r:id="rId7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https://doi.org/10.1016/j.cosust.2015.09.002</w:t>
        </w:r>
      </w:hyperlink>
      <w:r w:rsidDel="00000000" w:rsidR="00000000" w:rsidRPr="00000000">
        <w:rPr>
          <w:rtl w:val="0"/>
        </w:rPr>
      </w:r>
    </w:p>
    <w:bookmarkStart w:colFirst="0" w:colLast="0" w:name="4h042r0" w:id="76"/>
    <w:bookmarkEnd w:id="76"/>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Lawley, Y.E., Weil, R.R., Teasdale, J.R., 2011. Forage Radish Cover Crop Suppresses Winter Annual Weeds in Fall and Before Corn Planting. Agronomy Journal 103, 137–144. </w:t>
      </w:r>
      <w:hyperlink r:id="rId8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https://doi.org/10.2134/agronj2010.0187</w:t>
        </w:r>
      </w:hyperlink>
      <w:r w:rsidDel="00000000" w:rsidR="00000000" w:rsidRPr="00000000">
        <w:rPr>
          <w:rtl w:val="0"/>
        </w:rPr>
      </w:r>
    </w:p>
    <w:bookmarkStart w:colFirst="0" w:colLast="0" w:name="2w5ecyt" w:id="77"/>
    <w:bookmarkEnd w:id="77"/>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Liu, J.G., Mahoney, K.J., Sikkema, P.H., Swanton, C.J., 2009. The importance of light quality in crop-weed competition: Light quality and crop competition. Weed Research 49, 217–224. </w:t>
      </w:r>
      <w:hyperlink r:id="rId8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https://doi.org/10.1111/j.1365-3180.2008.00687.x</w:t>
        </w:r>
      </w:hyperlink>
      <w:r w:rsidDel="00000000" w:rsidR="00000000" w:rsidRPr="00000000">
        <w:rPr>
          <w:rtl w:val="0"/>
        </w:rPr>
      </w:r>
    </w:p>
    <w:bookmarkStart w:colFirst="0" w:colLast="0" w:name="1baon6m" w:id="78"/>
    <w:bookmarkEnd w:id="78"/>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London, J.K., Cutts, B.B., Schwarz, K., Schmidt, L., Cadenasso, M.L., 2021. Unearthing the entangled roots of urban agriculture. Agriculture and Human Values 38, 205–220. </w:t>
      </w:r>
      <w:hyperlink r:id="rId8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https://doi.org/10.1007/s10460-020-10158-x</w:t>
        </w:r>
      </w:hyperlink>
      <w:r w:rsidDel="00000000" w:rsidR="00000000" w:rsidRPr="00000000">
        <w:rPr>
          <w:rtl w:val="0"/>
        </w:rPr>
      </w:r>
    </w:p>
    <w:bookmarkStart w:colFirst="0" w:colLast="0" w:name="3vac5uf" w:id="79"/>
    <w:bookmarkEnd w:id="79"/>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Martínez, I., Chervet, A., Weisskopf, P., Sturny, W.G., Etana, A., Stettler, M., Forkman, J., Keller, T., 2016. Two decades of no-till in the Oberacker long-term field experiment: Part I. Crop yield, soil organic carbon and nutrient distribution in the soil profile. Soil and Tillage Research 163, 141–151. </w:t>
      </w:r>
      <w:hyperlink r:id="rId8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https://doi.org/10.1016/j.still.2016.05.021</w:t>
        </w:r>
      </w:hyperlink>
      <w:r w:rsidDel="00000000" w:rsidR="00000000" w:rsidRPr="00000000">
        <w:rPr>
          <w:rtl w:val="0"/>
        </w:rPr>
      </w:r>
    </w:p>
    <w:bookmarkStart w:colFirst="0" w:colLast="0" w:name="2afmg28" w:id="80"/>
    <w:bookmarkEnd w:id="80"/>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Martins, L.M.V., Xavier, G.R., Rangel, F.W., Ribeiro, J.R.A., Neves, M.C.P., Morgado, L.B., Rumjanek, N.G., 2003. Contribution of biological nitrogen fixation to cowpea: A strategy for improving grain yield in the semi-arid region of Brazil. Biology and Fertility of Soils 38, 333–339. </w:t>
      </w:r>
      <w:hyperlink r:id="rId8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https://doi.org/10.1007/s00374-003-0668-4</w:t>
        </w:r>
      </w:hyperlink>
      <w:r w:rsidDel="00000000" w:rsidR="00000000" w:rsidRPr="00000000">
        <w:rPr>
          <w:rtl w:val="0"/>
        </w:rPr>
      </w:r>
    </w:p>
    <w:bookmarkStart w:colFirst="0" w:colLast="0" w:name="pkwqa1" w:id="81"/>
    <w:bookmarkEnd w:id="81"/>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Masoner, J.R., Kolpin, D.W., Cozzarelli, I.M., Barber, L.B., Burden, D.S., Foreman, W.T., Forshay, K.J., Furlong, E.T., Groves, J.F., Hladik, M.L., Hopton, M.E., Jaeschke, J.B., Keefe, S.H., Krabbenhoft, D.P., Lowrance, R., Romanok, K.M., Rus, D.L., Selbig, W.R., Williams, B.H., Bradley, P.M., 2019. Urban Stormwater: An Overlooked Pathway of Extensive Mixed Contaminants to Surface and Groundwaters in the United States. Environmental Science &amp; Technology 53, 10070–10081. </w:t>
      </w:r>
      <w:hyperlink r:id="rId8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https://doi.org/10.1021/acs.est.9b02867</w:t>
        </w:r>
      </w:hyperlink>
      <w:r w:rsidDel="00000000" w:rsidR="00000000" w:rsidRPr="00000000">
        <w:rPr>
          <w:rtl w:val="0"/>
        </w:rPr>
      </w:r>
    </w:p>
    <w:bookmarkStart w:colFirst="0" w:colLast="0" w:name="39kk8xu" w:id="82"/>
    <w:bookmarkEnd w:id="82"/>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Materechera, S.A., 2009. Tillage and tractor traffic effects on soil compaction in horticultural fields used for peri-urban agriculture in a semi-arid environment of the North West Province, South Africa. Soil and Tillage Research 103, 11–15. </w:t>
      </w:r>
      <w:hyperlink r:id="rId8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https://doi.org/10.1016/j.still.2008.09.001</w:t>
        </w:r>
      </w:hyperlink>
      <w:r w:rsidDel="00000000" w:rsidR="00000000" w:rsidRPr="00000000">
        <w:rPr>
          <w:rtl w:val="0"/>
        </w:rPr>
      </w:r>
    </w:p>
    <w:bookmarkStart w:colFirst="0" w:colLast="0" w:name="1opuj5n" w:id="83"/>
    <w:bookmarkEnd w:id="83"/>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McDougall, R., Kristiansen, P., Rader, R., 2019. Small-scale urban agriculture results in high yields but requires judicious management of inputs to achieve sustainability. Proceedings of the National Academy of Sciences of the United States of America 116, 129–134. </w:t>
      </w:r>
      <w:hyperlink r:id="rId8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https://doi.org/10.1073/pnas.1809707115</w:t>
        </w:r>
      </w:hyperlink>
      <w:r w:rsidDel="00000000" w:rsidR="00000000" w:rsidRPr="00000000">
        <w:rPr>
          <w:rtl w:val="0"/>
        </w:rPr>
      </w:r>
    </w:p>
    <w:bookmarkStart w:colFirst="0" w:colLast="0" w:name="48pi1tg" w:id="84"/>
    <w:bookmarkEnd w:id="84"/>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Mead, R., Riley, J., 1981. A Review of Statistical Ideas Relevant to Intercropping Research. Journal of the Royal Statistical Society. Series A (General) 144, 462. </w:t>
      </w:r>
      <w:hyperlink r:id="rId8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https://doi.org/10.2307/2981827</w:t>
        </w:r>
      </w:hyperlink>
      <w:r w:rsidDel="00000000" w:rsidR="00000000" w:rsidRPr="00000000">
        <w:rPr>
          <w:rtl w:val="0"/>
        </w:rPr>
      </w:r>
    </w:p>
    <w:bookmarkStart w:colFirst="0" w:colLast="0" w:name="2nusc19" w:id="85"/>
    <w:bookmarkEnd w:id="85"/>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Medina, N., Edwards, N., 2022. Code for: Mixing cover crops suppresses weeds and roto-till improves urban soil compaction and infiltration. </w:t>
      </w:r>
      <w:hyperlink r:id="rId8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https://doi.org/10.5281/zenodo.6800153</w:t>
        </w:r>
      </w:hyperlink>
      <w:r w:rsidDel="00000000" w:rsidR="00000000" w:rsidRPr="00000000">
        <w:rPr>
          <w:rtl w:val="0"/>
        </w:rPr>
      </w:r>
    </w:p>
    <w:bookmarkStart w:colFirst="0" w:colLast="0" w:name="1302m92" w:id="86"/>
    <w:bookmarkEnd w:id="86"/>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Montgomery, D.R., 2007. Soil erosion and agricultural sustainability 104, 13268–13272.</w:t>
      </w:r>
    </w:p>
    <w:bookmarkStart w:colFirst="0" w:colLast="0" w:name="3mzq4wv" w:id="87"/>
    <w:bookmarkEnd w:id="87"/>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Monti, A., Venturi, P., Elbersen, H.W., 2001. Evaluation of the establishment of lowland and upland switchgrass (Panicum virgatum L.) Varieties under different tillage and seedbed conditions in northern Italy. Soil and Tillage Research 63, 75–83. </w:t>
      </w:r>
      <w:hyperlink r:id="rId9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https://doi.org/10.1016/S0167-1987(01)00238-0</w:t>
        </w:r>
      </w:hyperlink>
      <w:r w:rsidDel="00000000" w:rsidR="00000000" w:rsidRPr="00000000">
        <w:rPr>
          <w:rtl w:val="0"/>
        </w:rPr>
      </w:r>
    </w:p>
    <w:bookmarkStart w:colFirst="0" w:colLast="0" w:name="2250f4o" w:id="88"/>
    <w:bookmarkEnd w:id="88"/>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Mori, T., Wang, S., Zhang, W., Mo, J., 2022. Microbial assembly adapted to low-P soils in three subtropical forests by increasing the maximum rate of substrate conversion of acid phosphatases but not by decreasing the half-saturation constant. European Journal of Soil Biology 108, 103377. </w:t>
      </w:r>
      <w:hyperlink r:id="rId9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https://doi.org/10.1016/j.ejsobi.2021.103377</w:t>
        </w:r>
      </w:hyperlink>
      <w:r w:rsidDel="00000000" w:rsidR="00000000" w:rsidRPr="00000000">
        <w:rPr>
          <w:rtl w:val="0"/>
        </w:rPr>
      </w:r>
    </w:p>
    <w:bookmarkStart w:colFirst="0" w:colLast="0" w:name="haapch" w:id="89"/>
    <w:bookmarkEnd w:id="89"/>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Müller, K., 2020. </w:t>
      </w:r>
      <w:hyperlink r:id="rId9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Here: A simpler way to find your files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319y80a" w:id="90"/>
    <w:bookmarkEnd w:id="90"/>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Nunes, M.R., van Es, H.M., Schindelbeck, R., Ristow, A.J., Ryan, M., 2018. No-till and cropping system diversification improve soil health and crop yield. Geoderma 328, 30–43. </w:t>
      </w:r>
      <w:hyperlink r:id="rId9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https://doi.org/10.1016/j.geoderma.2018.04.031</w:t>
        </w:r>
      </w:hyperlink>
      <w:r w:rsidDel="00000000" w:rsidR="00000000" w:rsidRPr="00000000">
        <w:rPr>
          <w:rtl w:val="0"/>
        </w:rPr>
      </w:r>
    </w:p>
    <w:bookmarkStart w:colFirst="0" w:colLast="0" w:name="1gf8i83" w:id="91"/>
    <w:bookmarkEnd w:id="91"/>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O’Riordan, R., Davies, J., Stevens, C., Quinton, J.N., Boyko, C., 2021. The ecosystem services of urban soils: A review. Geoderma 395, 115076. </w:t>
      </w:r>
      <w:hyperlink r:id="rId9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https://doi.org/10.1016/j.geoderma.2021.115076</w:t>
        </w:r>
      </w:hyperlink>
      <w:r w:rsidDel="00000000" w:rsidR="00000000" w:rsidRPr="00000000">
        <w:rPr>
          <w:rtl w:val="0"/>
        </w:rPr>
      </w:r>
    </w:p>
    <w:bookmarkStart w:colFirst="0" w:colLast="0" w:name="40ew0vw" w:id="92"/>
    <w:bookmarkEnd w:id="92"/>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Oldfield, E.E., Bradford, M.A., Wood, S.A., 2019. Global meta-analysis of the relationship between soil organic matter and crop yields 15–32.</w:t>
      </w:r>
    </w:p>
    <w:bookmarkStart w:colFirst="0" w:colLast="0" w:name="2fk6b3p" w:id="93"/>
    <w:bookmarkEnd w:id="93"/>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Ozpinar, S., Cay, A., 2006. Effect of different tillage systems on the quality and crop productivity of a clayloam soil in semi-arid north-western Turkey. Soil and Tillage Research 88, 95–106. </w:t>
      </w:r>
      <w:hyperlink r:id="rId9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https://doi.org/10.1016/j.still.2005.04.009</w:t>
        </w:r>
      </w:hyperlink>
      <w:r w:rsidDel="00000000" w:rsidR="00000000" w:rsidRPr="00000000">
        <w:rPr>
          <w:rtl w:val="0"/>
        </w:rPr>
      </w:r>
    </w:p>
    <w:bookmarkStart w:colFirst="0" w:colLast="0" w:name="upglbi" w:id="94"/>
    <w:bookmarkEnd w:id="94"/>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Pavao-Zuckerman, M.A., 2008. The Nature of Urban Soils and Their Role in Ecological Restoration in Cities. Restoration Ecology 16, 642–649. </w:t>
      </w:r>
      <w:hyperlink r:id="rId9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https://doi.org/10.1111/j.1526-100X.2008.00486.x</w:t>
        </w:r>
      </w:hyperlink>
      <w:r w:rsidDel="00000000" w:rsidR="00000000" w:rsidRPr="00000000">
        <w:rPr>
          <w:rtl w:val="0"/>
        </w:rPr>
      </w:r>
    </w:p>
    <w:bookmarkStart w:colFirst="0" w:colLast="0" w:name="3ep43zb" w:id="95"/>
    <w:bookmarkEnd w:id="95"/>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Perez, R., 2021. Freedom Farmers: Agricultural Resistance and the Black Freedom Movement, by Monica M.White, Chapel Hill: University of North Carolina Press, 2018. 208 pp. $14.99 (e-book). ISBN: 978-1-4696-4370-0. Rural Sociology 86, 974–977. </w:t>
      </w:r>
      <w:hyperlink r:id="rId9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https://doi.org/10.1111/ruso.12423</w:t>
        </w:r>
      </w:hyperlink>
      <w:r w:rsidDel="00000000" w:rsidR="00000000" w:rsidRPr="00000000">
        <w:rPr>
          <w:rtl w:val="0"/>
        </w:rPr>
      </w:r>
    </w:p>
    <w:bookmarkStart w:colFirst="0" w:colLast="0" w:name="1tuee74" w:id="96"/>
    <w:bookmarkEnd w:id="96"/>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Pittelkow, C.M., Linquist, B.A., Lundy, M.E., Liang, X., van Groenigen, K.J., Lee, J., van Gestel, N., Six, J., Venterea, R.T., van Kessel, C., 2015. When does no-till yield more? A global meta-analysis. Field Crops Research 183, 156–168. </w:t>
      </w:r>
      <w:hyperlink r:id="rId9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https://doi.org/10.1016/j.fcr.2015.07.020</w:t>
        </w:r>
      </w:hyperlink>
      <w:r w:rsidDel="00000000" w:rsidR="00000000" w:rsidRPr="00000000">
        <w:rPr>
          <w:rtl w:val="0"/>
        </w:rPr>
      </w:r>
    </w:p>
    <w:bookmarkStart w:colFirst="0" w:colLast="0" w:name="4du1wux" w:id="97"/>
    <w:bookmarkEnd w:id="97"/>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Possinger, A.R., Byrne, L.B., Breen, N.E., 2013. Effect of buckwheat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Fagopyrum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Esculentum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on soil-phosphorus availability and organic acids. Journal of Plant Nutrition and Soil Science 176, 16–18. </w:t>
      </w:r>
      <w:hyperlink r:id="rId9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https://doi.org/10.1002/jpln.201200337</w:t>
        </w:r>
      </w:hyperlink>
      <w:r w:rsidDel="00000000" w:rsidR="00000000" w:rsidRPr="00000000">
        <w:rPr>
          <w:rtl w:val="0"/>
        </w:rPr>
      </w:r>
    </w:p>
    <w:bookmarkStart w:colFirst="0" w:colLast="0" w:name="2szc72q" w:id="98"/>
    <w:bookmarkEnd w:id="98"/>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 Core Team, 2022. </w:t>
      </w:r>
      <w:hyperlink r:id="rId10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 A language and environment for statistical computing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 Foundation for Statistical Computing, Vienna, Austria.</w:t>
      </w:r>
    </w:p>
    <w:bookmarkStart w:colFirst="0" w:colLast="0" w:name="184mhaj" w:id="99"/>
    <w:bookmarkEnd w:id="99"/>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Richter, D.D., 2021. Searching for solutions to our soil woes–A World Without Soil: The Past, Present, and Precarious Future of the Earth Beneath Our Feet, Jo Handelsman, Yale University Press, 2021, 272 pp. Science 374, 1452–1452. </w:t>
      </w:r>
      <w:hyperlink r:id="rId10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https://doi.org/10.1126/science.abm4765</w:t>
        </w:r>
      </w:hyperlink>
      <w:r w:rsidDel="00000000" w:rsidR="00000000" w:rsidRPr="00000000">
        <w:rPr>
          <w:rtl w:val="0"/>
        </w:rPr>
      </w:r>
    </w:p>
    <w:bookmarkStart w:colFirst="0" w:colLast="0" w:name="3s49zyc" w:id="100"/>
    <w:bookmarkEnd w:id="100"/>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Roger-Estrade, J., Anger, C., Bertrand, M., Richard, G., 2010. Tillage and soil ecology: Partners for sustainable agriculture. Soil and Tillage Research 111, 33–40. </w:t>
      </w:r>
      <w:hyperlink r:id="rId10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https://doi.org/10.1016/j.still.2010.08.010</w:t>
        </w:r>
      </w:hyperlink>
      <w:r w:rsidDel="00000000" w:rsidR="00000000" w:rsidRPr="00000000">
        <w:rPr>
          <w:rtl w:val="0"/>
        </w:rPr>
      </w:r>
    </w:p>
    <w:bookmarkStart w:colFirst="0" w:colLast="0" w:name="279ka65" w:id="101"/>
    <w:bookmarkEnd w:id="101"/>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Ryan, J.G., Ludwig, J.A., Mcalpine, C.A., 2007. Complex adaptive landscapes (CAL): A conceptual framework of multi-functional, non-linear ecohydrological feedback systems. Ecological Complexity 4, 113–127. </w:t>
      </w:r>
      <w:hyperlink r:id="rId10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https://doi.org/10.1016/j.ecocom.2007.03.004</w:t>
        </w:r>
      </w:hyperlink>
      <w:r w:rsidDel="00000000" w:rsidR="00000000" w:rsidRPr="00000000">
        <w:rPr>
          <w:rtl w:val="0"/>
        </w:rPr>
      </w:r>
    </w:p>
    <w:bookmarkStart w:colFirst="0" w:colLast="0" w:name="meukdy" w:id="102"/>
    <w:bookmarkEnd w:id="10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Salem, H.M., Valero, C., Muñoz, M.Á., Rodríguez, M.G., Silva, L.L., 2015. Short-term effects of four tillage practices on soil physical properties, soil water potential, and maize yield. Geoderma 237–238, 60–70. </w:t>
      </w:r>
      <w:hyperlink r:id="rId10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https://doi.org/10.1016/j.geoderma.2014.08.014</w:t>
        </w:r>
      </w:hyperlink>
      <w:r w:rsidDel="00000000" w:rsidR="00000000" w:rsidRPr="00000000">
        <w:rPr>
          <w:rtl w:val="0"/>
        </w:rPr>
      </w:r>
    </w:p>
    <w:bookmarkStart w:colFirst="0" w:colLast="0" w:name="36ei31r" w:id="103"/>
    <w:bookmarkEnd w:id="10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Sanginga, N., Lyasse, O., Singh, B.B., 2000. Phosphorus use efficiency and nitrogen balance of cowpea breeding lines in a low P soil of the derived savanna zone in West Africa. Plant and Soil 10.</w:t>
      </w:r>
    </w:p>
    <w:bookmarkStart w:colFirst="0" w:colLast="0" w:name="1ljsd9k" w:id="104"/>
    <w:bookmarkEnd w:id="10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Schlegel, A.J., Assefa, Y., Bond, H.D., Wetter, S.M., Stone, L.R., 2015. Soil Physicochemical Properties after 10 Years of Animal Waste Application. Soil Science Society of America Journal 79, 711–719. </w:t>
      </w:r>
      <w:hyperlink r:id="rId10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https://doi.org/10.2136/sssaj2014.11.0461</w:t>
        </w:r>
      </w:hyperlink>
      <w:r w:rsidDel="00000000" w:rsidR="00000000" w:rsidRPr="00000000">
        <w:rPr>
          <w:rtl w:val="0"/>
        </w:rPr>
      </w:r>
    </w:p>
    <w:bookmarkStart w:colFirst="0" w:colLast="0" w:name="45jfvxd" w:id="105"/>
    <w:bookmarkEnd w:id="10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Schlegel, A.J., Havlin, J.L., 1995. Corn Response to Long-Term Nitrogen and Phosphorus Fertilization. Journal of Production Agriculture 8, 181–185. </w:t>
      </w:r>
      <w:hyperlink r:id="rId10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https://doi.org/10.2134/jpa1995.0181</w:t>
        </w:r>
      </w:hyperlink>
      <w:r w:rsidDel="00000000" w:rsidR="00000000" w:rsidRPr="00000000">
        <w:rPr>
          <w:rtl w:val="0"/>
        </w:rPr>
      </w:r>
    </w:p>
    <w:bookmarkStart w:colFirst="0" w:colLast="0" w:name="2koq656" w:id="106"/>
    <w:bookmarkEnd w:id="10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Sheehy, J., Regina, K., Alakukku, L., Six, J., 2015. Impact of no-till and reduced tillage on aggregation and aggregate-associated carbon in Northern European agroecosystems. Soil and Tillage Research 150, 107–113. </w:t>
      </w:r>
      <w:hyperlink r:id="rId10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https://doi.org/10.1016/j.still.2015.01.015</w:t>
        </w:r>
      </w:hyperlink>
      <w:r w:rsidDel="00000000" w:rsidR="00000000" w:rsidRPr="00000000">
        <w:rPr>
          <w:rtl w:val="0"/>
        </w:rPr>
      </w:r>
    </w:p>
    <w:bookmarkStart w:colFirst="0" w:colLast="0" w:name="zu0gcz" w:id="107"/>
    <w:bookmarkEnd w:id="10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Siebert, A., 2020. Transforming urban food systems in South Africa: Unfolding food sovereignty in the city. The Journal of Peasant Studies 47, 401–419. </w:t>
      </w:r>
      <w:hyperlink r:id="rId10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https://doi.org/10.1080/03066150.2018.1543275</w:t>
        </w:r>
      </w:hyperlink>
      <w:r w:rsidDel="00000000" w:rsidR="00000000" w:rsidRPr="00000000">
        <w:rPr>
          <w:rtl w:val="0"/>
        </w:rPr>
      </w:r>
    </w:p>
    <w:bookmarkStart w:colFirst="0" w:colLast="0" w:name="3jtnz0s" w:id="108"/>
    <w:bookmarkEnd w:id="10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Silk, M.J., Harrison, X.A., Hodgson, D.J., 2020. Perils and pitfalls of mixed-effects regression models in biology. PeerJ 8, e9522. </w:t>
      </w:r>
      <w:hyperlink r:id="rId10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https://doi.org/10.7717/peerj.9522</w:t>
        </w:r>
      </w:hyperlink>
      <w:r w:rsidDel="00000000" w:rsidR="00000000" w:rsidRPr="00000000">
        <w:rPr>
          <w:rtl w:val="0"/>
        </w:rPr>
      </w:r>
    </w:p>
    <w:bookmarkStart w:colFirst="0" w:colLast="0" w:name="1yyy98l" w:id="109"/>
    <w:bookmarkEnd w:id="10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Sircely, J., Naeem, S., 2012. Biodiversity and Ecosystem Multi-Functionality: Observed Relationships in Smallholder Fallows in Western Kenya. PLoS ONE 7, e50152. </w:t>
      </w:r>
      <w:hyperlink r:id="rId1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https://doi.org/10.1371/journal.pone.0050152</w:t>
        </w:r>
      </w:hyperlink>
      <w:r w:rsidDel="00000000" w:rsidR="00000000" w:rsidRPr="00000000">
        <w:rPr>
          <w:rtl w:val="0"/>
        </w:rPr>
      </w:r>
    </w:p>
    <w:bookmarkStart w:colFirst="0" w:colLast="0" w:name="4iylrwe" w:id="110"/>
    <w:bookmarkEnd w:id="11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Six, J., Feller, C., Denef, K., Ogle, S.M., de Moraes, J.C., Albrecht, A., 2002. Soil organic matter, biota and aggregation in temperate and tropical soils - Effects of no-tillage. Agronomie 22, 755–775. </w:t>
      </w:r>
      <w:hyperlink r:id="rId1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https://doi.org/10.1051/agro:2002043</w:t>
        </w:r>
      </w:hyperlink>
      <w:r w:rsidDel="00000000" w:rsidR="00000000" w:rsidRPr="00000000">
        <w:rPr>
          <w:rtl w:val="0"/>
        </w:rPr>
      </w:r>
    </w:p>
    <w:bookmarkStart w:colFirst="0" w:colLast="0" w:name="2y3w247" w:id="111"/>
    <w:bookmarkEnd w:id="11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Small, G., Shrestha, P., Metson, G.S., Polsky, K., Jimenez, I., Kay, A., 2019. Excess phosphorus from compost applications in urban gardens creates potential pollution hotspots Excess phosphorus from compost applications in urban gardens creates potential pollution hotspots.</w:t>
      </w:r>
    </w:p>
    <w:bookmarkStart w:colFirst="0" w:colLast="0" w:name="1d96cc0" w:id="112"/>
    <w:bookmarkEnd w:id="11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Smith, A.P., Marín-Spiotta, E., Balser, T., 2015. Successional and seasonal variations in soil and litter microbial community structure and function during tropical postagricultural forest regeneration: A multiyear study. Global Change Biology 21, 3532–3547. </w:t>
      </w:r>
      <w:hyperlink r:id="rId11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https://doi.org/10.1111/gcb.12947</w:t>
        </w:r>
      </w:hyperlink>
      <w:r w:rsidDel="00000000" w:rsidR="00000000" w:rsidRPr="00000000">
        <w:rPr>
          <w:rtl w:val="0"/>
        </w:rPr>
      </w:r>
    </w:p>
    <w:bookmarkStart w:colFirst="0" w:colLast="0" w:name="3x8tuzt" w:id="113"/>
    <w:bookmarkEnd w:id="113"/>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Stewart, C.E., Paustian, K., Conant, R.T., Plante, A.F., Six, J., 2007. Soil carbon saturation: Concept, evidence and evaluation. Biogeochemistry 86, 19–31. </w:t>
      </w:r>
      <w:hyperlink r:id="rId11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https://doi.org/10.1007/s10533-007-9140-0</w:t>
        </w:r>
      </w:hyperlink>
      <w:r w:rsidDel="00000000" w:rsidR="00000000" w:rsidRPr="00000000">
        <w:rPr>
          <w:rtl w:val="0"/>
        </w:rPr>
      </w:r>
    </w:p>
    <w:bookmarkStart w:colFirst="0" w:colLast="0" w:name="2ce457m" w:id="114"/>
    <w:bookmarkEnd w:id="114"/>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Stewart, R., Korth, M., Langer, L., Rafferty, S., Da Silva, N.R., van Rooyen, C., 2013. What are the impacts of urban agriculture programs on food security in low and middle-income countries? Environmental Evidence 2, 7. </w:t>
      </w:r>
      <w:hyperlink r:id="rId1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https://doi.org/10.1186/2047-2382-2-7</w:t>
        </w:r>
      </w:hyperlink>
      <w:r w:rsidDel="00000000" w:rsidR="00000000" w:rsidRPr="00000000">
        <w:rPr>
          <w:rtl w:val="0"/>
        </w:rPr>
      </w:r>
    </w:p>
    <w:bookmarkStart w:colFirst="0" w:colLast="0" w:name="rjefff" w:id="115"/>
    <w:bookmarkEnd w:id="115"/>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Storkey, J., Neve, P., 2018. What good is weed diversity? Weed Research 58, 239–243. </w:t>
      </w:r>
      <w:hyperlink r:id="rId1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https://doi.org/10.1111/wre.12310</w:t>
        </w:r>
      </w:hyperlink>
      <w:r w:rsidDel="00000000" w:rsidR="00000000" w:rsidRPr="00000000">
        <w:rPr>
          <w:rtl w:val="0"/>
        </w:rPr>
      </w:r>
    </w:p>
    <w:bookmarkStart w:colFirst="0" w:colLast="0" w:name="3bj1y38" w:id="116"/>
    <w:bookmarkEnd w:id="116"/>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Tomczak, M., Tomczak, E., 2014. The need to report effect size estimates revisited. An overview of some recommended measures of effect size 1, 7.</w:t>
      </w:r>
    </w:p>
    <w:bookmarkStart w:colFirst="0" w:colLast="0" w:name="1qoc8b1" w:id="117"/>
    <w:bookmarkEnd w:id="117"/>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Tresch, S., Moretti, M., Bayon, R.C.L., Mäder, P., Zanetta, A., Frey, D., Fliessbach, A., 2018. A gardener’s influence on urban soil quality. Frontiers in Environmental Science 6. </w:t>
      </w:r>
      <w:hyperlink r:id="rId1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https://doi.org/10.3389/fenvs.2018.00025</w:t>
        </w:r>
      </w:hyperlink>
      <w:r w:rsidDel="00000000" w:rsidR="00000000" w:rsidRPr="00000000">
        <w:rPr>
          <w:rtl w:val="0"/>
        </w:rPr>
      </w:r>
    </w:p>
    <w:bookmarkStart w:colFirst="0" w:colLast="0" w:name="4anzqyu" w:id="118"/>
    <w:bookmarkEnd w:id="118"/>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VandenBygaart, A.J., 2016. The myth that no-till can mitigate global climate change. Agriculture, Ecosystems &amp; Environment 216, 98–99. </w:t>
      </w:r>
      <w:hyperlink r:id="rId1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https://doi.org/10.1016/j.agee.2015.09.013</w:t>
        </w:r>
      </w:hyperlink>
      <w:r w:rsidDel="00000000" w:rsidR="00000000" w:rsidRPr="00000000">
        <w:rPr>
          <w:rtl w:val="0"/>
        </w:rPr>
      </w:r>
    </w:p>
    <w:bookmarkStart w:colFirst="0" w:colLast="0" w:name="2pta16n" w:id="119"/>
    <w:bookmarkEnd w:id="119"/>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Vandermeer, J., Perfecto, I., 2017. Ecological complexity and agroecosystems : Seven themes from theory. Agroecology and Sustainable Food Systems 41, 697–722. </w:t>
      </w:r>
      <w:hyperlink r:id="rId1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https://doi.org/10.1080/21683565.2017.1322166</w:t>
        </w:r>
      </w:hyperlink>
      <w:r w:rsidDel="00000000" w:rsidR="00000000" w:rsidRPr="00000000">
        <w:rPr>
          <w:rtl w:val="0"/>
        </w:rPr>
      </w:r>
    </w:p>
    <w:bookmarkStart w:colFirst="0" w:colLast="0" w:name="14ykbeg" w:id="120"/>
    <w:bookmarkEnd w:id="120"/>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Wade, A.M., Richter, D.D., Craft, C.B., Bao, N.Y., Heine, P.R., Osteen, M.C., Tan, K.G., 2021. Urban-Soil Pedogenesis Drives Contrasting Legacies of Lead from Paint and Gasoline in City Soil. Environmental Science &amp; Technology 55, 7981–7989. </w:t>
      </w:r>
      <w:hyperlink r:id="rId1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https://doi.org/10.1021/acs.est.1c00546</w:t>
        </w:r>
      </w:hyperlink>
      <w:r w:rsidDel="00000000" w:rsidR="00000000" w:rsidRPr="00000000">
        <w:rPr>
          <w:rtl w:val="0"/>
        </w:rPr>
      </w:r>
    </w:p>
    <w:bookmarkStart w:colFirst="0" w:colLast="0" w:name="3oy7u29" w:id="121"/>
    <w:bookmarkEnd w:id="121"/>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Wang, X.-B., Cai, D.-X., Hoogmoed, W.B., Oenema, O., Perdok, U.D., 2006. Potential Effect of Conservation Tillage on Sustainable Land Use: A Review of Global Long-Term Studies. Pedosphere 16, 587–595. </w:t>
      </w:r>
      <w:hyperlink r:id="rId1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https://doi.org/10.1016/S1002-0160(06)60092-1</w:t>
        </w:r>
      </w:hyperlink>
      <w:r w:rsidDel="00000000" w:rsidR="00000000" w:rsidRPr="00000000">
        <w:rPr>
          <w:rtl w:val="0"/>
        </w:rPr>
      </w:r>
    </w:p>
    <w:bookmarkStart w:colFirst="0" w:colLast="0" w:name="243i4a2" w:id="122"/>
    <w:bookmarkEnd w:id="122"/>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Weston, L.A., Harmon, R., Mueller, S., 1989. Allelopathic potential of sorghum-sudangrass hybrid (sudex). Journal of Chemical Ecology 15, 1855–1865. </w:t>
      </w:r>
      <w:hyperlink r:id="rId1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https://doi.org/10.1007/BF01012272</w:t>
        </w:r>
      </w:hyperlink>
      <w:r w:rsidDel="00000000" w:rsidR="00000000" w:rsidRPr="00000000">
        <w:rPr>
          <w:rtl w:val="0"/>
        </w:rPr>
      </w:r>
    </w:p>
    <w:bookmarkStart w:colFirst="0" w:colLast="0" w:name="j8sehv" w:id="123"/>
    <w:bookmarkEnd w:id="123"/>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w:t>
      </w:r>
      <w:hyperlink r:id="rId1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https://doi.org/10.21105/joss.01686</w:t>
        </w:r>
      </w:hyperlink>
      <w:r w:rsidDel="00000000" w:rsidR="00000000" w:rsidRPr="00000000">
        <w:rPr>
          <w:rtl w:val="0"/>
        </w:rPr>
      </w:r>
    </w:p>
    <w:bookmarkStart w:colFirst="0" w:colLast="0" w:name="338fx5o" w:id="124"/>
    <w:bookmarkEnd w:id="124"/>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Wolkowski, R.P., 1990. Relationship between Wheel-Traffic-Induced Soil Compaction, Nutrient Availability, and Crop Growth: A Review. Journal of Production Agriculture 3, 460–469. </w:t>
      </w:r>
      <w:hyperlink r:id="rId1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https://doi.org/10.2134/jpa1990.0460</w:t>
        </w:r>
      </w:hyperlink>
      <w:r w:rsidDel="00000000" w:rsidR="00000000" w:rsidRPr="00000000">
        <w:rPr>
          <w:rtl w:val="0"/>
        </w:rPr>
      </w:r>
    </w:p>
    <w:bookmarkStart w:colFirst="0" w:colLast="0" w:name="1idq7dh" w:id="125"/>
    <w:bookmarkEnd w:id="125"/>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Xie, Y., 2022a. </w:t>
      </w:r>
      <w:hyperlink r:id="rId1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Bookdown: Authoring books and technical documents with r markdown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42ddq1a" w:id="126"/>
    <w:bookmarkEnd w:id="126"/>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Xie, Y., 2022b. </w:t>
      </w:r>
      <w:hyperlink r:id="rId1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Knitr: A general-purpose package for dynamic report generation in 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2hio093" w:id="127"/>
    <w:bookmarkEnd w:id="127"/>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Zhu, Y.G., He, Y.Q., Smith, S.E., Smith, F.A., 2002. Buckwheat (Fagopyrum esculentum Moench) has high capacity to take up phosphorus (P) from a calcium (Ca)-bound source. Plant and Soil 239, 1–8. </w:t>
      </w:r>
      <w:hyperlink r:id="rId1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https://doi.org/10.1023/A:1014958029905</w:t>
        </w:r>
      </w:hyperlink>
      <w:r w:rsidDel="00000000" w:rsidR="00000000" w:rsidRPr="00000000">
        <w:rPr>
          <w:rtl w:val="0"/>
        </w:rPr>
      </w:r>
    </w:p>
    <w:sectPr>
      <w:pgSz w:h="15840" w:w="12240" w:orient="portrait"/>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holas Medina" w:id="1" w:date="2023-01-23T21:43:49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in references list</w:t>
      </w:r>
    </w:p>
  </w:comment>
  <w:comment w:author="Nicholas Medina" w:id="0" w:date="2023-01-23T18:04:48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last column is now removed in the clean article version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ran.r-project.org/package=measurements" TargetMode="External"/><Relationship Id="rId42" Type="http://schemas.openxmlformats.org/officeDocument/2006/relationships/hyperlink" Target="https://doi.org/10.1111/1365-2664.13011" TargetMode="External"/><Relationship Id="rId41" Type="http://schemas.openxmlformats.org/officeDocument/2006/relationships/hyperlink" Target="https://doi.org/10.1016/j.still.2019.104534" TargetMode="External"/><Relationship Id="rId44" Type="http://schemas.openxmlformats.org/officeDocument/2006/relationships/hyperlink" Target="https://doi.org/10.3389/fpls.2021.734167" TargetMode="External"/><Relationship Id="rId43" Type="http://schemas.openxmlformats.org/officeDocument/2006/relationships/hyperlink" Target="https://doi.org/10.1007/s10460-011-9336-8" TargetMode="External"/><Relationship Id="rId46" Type="http://schemas.openxmlformats.org/officeDocument/2006/relationships/hyperlink" Target="https://doi.org/10.1007/s12665-018-7520-5" TargetMode="External"/><Relationship Id="rId45" Type="http://schemas.openxmlformats.org/officeDocument/2006/relationships/hyperlink" Target="https://doi.org/10.1016/j.scitotenv.2018.06.322" TargetMode="External"/><Relationship Id="rId107" Type="http://schemas.openxmlformats.org/officeDocument/2006/relationships/hyperlink" Target="https://doi.org/10.1016/j.still.2015.01.015" TargetMode="External"/><Relationship Id="rId106" Type="http://schemas.openxmlformats.org/officeDocument/2006/relationships/hyperlink" Target="https://doi.org/10.2134/jpa1995.0181" TargetMode="External"/><Relationship Id="rId105" Type="http://schemas.openxmlformats.org/officeDocument/2006/relationships/hyperlink" Target="https://doi.org/10.2136/sssaj2014.11.0461" TargetMode="External"/><Relationship Id="rId104" Type="http://schemas.openxmlformats.org/officeDocument/2006/relationships/hyperlink" Target="https://doi.org/10.1016/j.geoderma.2014.08.014" TargetMode="External"/><Relationship Id="rId109" Type="http://schemas.openxmlformats.org/officeDocument/2006/relationships/hyperlink" Target="https://doi.org/10.7717/peerj.9522" TargetMode="External"/><Relationship Id="rId108" Type="http://schemas.openxmlformats.org/officeDocument/2006/relationships/hyperlink" Target="https://doi.org/10.1080/03066150.2018.1543275" TargetMode="External"/><Relationship Id="rId48" Type="http://schemas.openxmlformats.org/officeDocument/2006/relationships/hyperlink" Target="https://doi.org/10.3390/su12052058" TargetMode="External"/><Relationship Id="rId47" Type="http://schemas.openxmlformats.org/officeDocument/2006/relationships/hyperlink" Target="https://github.com/ropensci/taxize" TargetMode="External"/><Relationship Id="rId49" Type="http://schemas.openxmlformats.org/officeDocument/2006/relationships/hyperlink" Target="https://doi.org/10.1007/s11104-009-0223-7" TargetMode="External"/><Relationship Id="rId103" Type="http://schemas.openxmlformats.org/officeDocument/2006/relationships/hyperlink" Target="https://doi.org/10.1016/j.ecocom.2007.03.004" TargetMode="External"/><Relationship Id="rId102" Type="http://schemas.openxmlformats.org/officeDocument/2006/relationships/hyperlink" Target="https://doi.org/10.1016/j.still.2010.08.010" TargetMode="External"/><Relationship Id="rId101" Type="http://schemas.openxmlformats.org/officeDocument/2006/relationships/hyperlink" Target="https://doi.org/10.1126/science.abm4765" TargetMode="External"/><Relationship Id="rId100" Type="http://schemas.openxmlformats.org/officeDocument/2006/relationships/hyperlink" Target="https://www.r-project.org/" TargetMode="External"/><Relationship Id="rId31" Type="http://schemas.openxmlformats.org/officeDocument/2006/relationships/hyperlink" Target="https://doi.org/10.1126/science.1261071" TargetMode="External"/><Relationship Id="rId30" Type="http://schemas.openxmlformats.org/officeDocument/2006/relationships/hyperlink" Target="https://github.com/rstudio/rmarkdown" TargetMode="External"/><Relationship Id="rId33" Type="http://schemas.openxmlformats.org/officeDocument/2006/relationships/hyperlink" Target="https://doi.org/10.1007/978-3-642-03681-1_2" TargetMode="External"/><Relationship Id="rId32" Type="http://schemas.openxmlformats.org/officeDocument/2006/relationships/hyperlink" Target="https://doi.org/10.1051/agro:2006027" TargetMode="External"/><Relationship Id="rId35" Type="http://schemas.openxmlformats.org/officeDocument/2006/relationships/hyperlink" Target="https://doi.org/10.1046/j.1365-3180.2001.00241.x" TargetMode="External"/><Relationship Id="rId34" Type="http://schemas.openxmlformats.org/officeDocument/2006/relationships/hyperlink" Target="https://doi.org/10.1371/journal.pone.0235868" TargetMode="External"/><Relationship Id="rId37" Type="http://schemas.openxmlformats.org/officeDocument/2006/relationships/hyperlink" Target="https://doi.org/10.1016/S0167-1987(98)00133-0" TargetMode="External"/><Relationship Id="rId36" Type="http://schemas.openxmlformats.org/officeDocument/2006/relationships/hyperlink" Target="https://doi.org/10.1111/wre.12283" TargetMode="External"/><Relationship Id="rId39" Type="http://schemas.openxmlformats.org/officeDocument/2006/relationships/hyperlink" Target="https://doi.org/10.1002/ldr.2342" TargetMode="External"/><Relationship Id="rId38" Type="http://schemas.openxmlformats.org/officeDocument/2006/relationships/hyperlink" Target="https://doi.org/10.1007/s13593-014-0277-7" TargetMode="External"/><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4.png"/><Relationship Id="rId126" Type="http://schemas.openxmlformats.org/officeDocument/2006/relationships/hyperlink" Target="https://doi.org/10.1023/A:1014958029905" TargetMode="External"/><Relationship Id="rId26" Type="http://schemas.openxmlformats.org/officeDocument/2006/relationships/image" Target="media/image6.png"/><Relationship Id="rId121" Type="http://schemas.openxmlformats.org/officeDocument/2006/relationships/hyperlink" Target="https://doi.org/10.1007/BF01012272" TargetMode="External"/><Relationship Id="rId25" Type="http://schemas.openxmlformats.org/officeDocument/2006/relationships/image" Target="media/image3.png"/><Relationship Id="rId120" Type="http://schemas.openxmlformats.org/officeDocument/2006/relationships/hyperlink" Target="https://doi.org/10.1016/S1002-0160(06)60092-1" TargetMode="External"/><Relationship Id="rId28" Type="http://schemas.openxmlformats.org/officeDocument/2006/relationships/hyperlink" Target="http://github.com/nmedina17/must" TargetMode="External"/><Relationship Id="rId27" Type="http://schemas.openxmlformats.org/officeDocument/2006/relationships/hyperlink" Target="https://doi.org/10.5281/zenodo.6800153" TargetMode="External"/><Relationship Id="rId125" Type="http://schemas.openxmlformats.org/officeDocument/2006/relationships/hyperlink" Target="https://yihui.org/knitr/" TargetMode="External"/><Relationship Id="rId29" Type="http://schemas.openxmlformats.org/officeDocument/2006/relationships/hyperlink" Target="https://doi.org/10.1038/s41893-017-0013-9" TargetMode="External"/><Relationship Id="rId124" Type="http://schemas.openxmlformats.org/officeDocument/2006/relationships/hyperlink" Target="https://github.com/rstudio/bookdown" TargetMode="External"/><Relationship Id="rId123" Type="http://schemas.openxmlformats.org/officeDocument/2006/relationships/hyperlink" Target="https://doi.org/10.2134/jpa1990.0460" TargetMode="External"/><Relationship Id="rId122" Type="http://schemas.openxmlformats.org/officeDocument/2006/relationships/hyperlink" Target="https://doi.org/10.21105/joss.01686" TargetMode="External"/><Relationship Id="rId95" Type="http://schemas.openxmlformats.org/officeDocument/2006/relationships/hyperlink" Target="https://doi.org/10.1016/j.still.2005.04.009" TargetMode="External"/><Relationship Id="rId94" Type="http://schemas.openxmlformats.org/officeDocument/2006/relationships/hyperlink" Target="https://doi.org/10.1016/j.geoderma.2021.115076" TargetMode="External"/><Relationship Id="rId97" Type="http://schemas.openxmlformats.org/officeDocument/2006/relationships/hyperlink" Target="https://doi.org/10.1111/ruso.12423" TargetMode="External"/><Relationship Id="rId96" Type="http://schemas.openxmlformats.org/officeDocument/2006/relationships/hyperlink" Target="https://doi.org/10.1111/j.1526-100X.2008.00486.x" TargetMode="External"/><Relationship Id="rId11" Type="http://schemas.openxmlformats.org/officeDocument/2006/relationships/hyperlink" Target="http://ncdc.noaa.gov" TargetMode="External"/><Relationship Id="rId99" Type="http://schemas.openxmlformats.org/officeDocument/2006/relationships/hyperlink" Target="https://doi.org/10.1002/jpln.201200337" TargetMode="External"/><Relationship Id="rId10" Type="http://schemas.openxmlformats.org/officeDocument/2006/relationships/hyperlink" Target="mailto:askereli@msu.edu" TargetMode="External"/><Relationship Id="rId98" Type="http://schemas.openxmlformats.org/officeDocument/2006/relationships/hyperlink" Target="https://doi.org/10.1016/j.fcr.2015.07.020" TargetMode="External"/><Relationship Id="rId13" Type="http://schemas.openxmlformats.org/officeDocument/2006/relationships/image" Target="media/image8.png"/><Relationship Id="rId12" Type="http://schemas.openxmlformats.org/officeDocument/2006/relationships/image" Target="media/image7.png"/><Relationship Id="rId91" Type="http://schemas.openxmlformats.org/officeDocument/2006/relationships/hyperlink" Target="https://doi.org/10.1016/j.ejsobi.2021.103377" TargetMode="External"/><Relationship Id="rId90" Type="http://schemas.openxmlformats.org/officeDocument/2006/relationships/hyperlink" Target="https://doi.org/10.1016/S0167-1987(01)00238-0" TargetMode="External"/><Relationship Id="rId93" Type="http://schemas.openxmlformats.org/officeDocument/2006/relationships/hyperlink" Target="https://doi.org/10.1016/j.geoderma.2018.04.031" TargetMode="External"/><Relationship Id="rId92" Type="http://schemas.openxmlformats.org/officeDocument/2006/relationships/hyperlink" Target="https://cran.r-project.org/package=here" TargetMode="External"/><Relationship Id="rId118" Type="http://schemas.openxmlformats.org/officeDocument/2006/relationships/hyperlink" Target="https://doi.org/10.1080/21683565.2017.1322166" TargetMode="External"/><Relationship Id="rId117" Type="http://schemas.openxmlformats.org/officeDocument/2006/relationships/hyperlink" Target="https://doi.org/10.1016/j.agee.2015.09.013" TargetMode="External"/><Relationship Id="rId116" Type="http://schemas.openxmlformats.org/officeDocument/2006/relationships/hyperlink" Target="https://doi.org/10.3389/fenvs.2018.00025" TargetMode="External"/><Relationship Id="rId115" Type="http://schemas.openxmlformats.org/officeDocument/2006/relationships/hyperlink" Target="https://doi.org/10.1111/wre.12310" TargetMode="External"/><Relationship Id="rId119" Type="http://schemas.openxmlformats.org/officeDocument/2006/relationships/hyperlink" Target="https://doi.org/10.1021/acs.est.1c00546" TargetMode="External"/><Relationship Id="rId15" Type="http://schemas.openxmlformats.org/officeDocument/2006/relationships/image" Target="media/image1.png"/><Relationship Id="rId110" Type="http://schemas.openxmlformats.org/officeDocument/2006/relationships/hyperlink" Target="https://doi.org/10.1371/journal.pone.0050152" TargetMode="External"/><Relationship Id="rId14" Type="http://schemas.openxmlformats.org/officeDocument/2006/relationships/hyperlink" Target="http://cfpub.epa.gov/ecotox" TargetMode="External"/><Relationship Id="rId17" Type="http://schemas.openxmlformats.org/officeDocument/2006/relationships/hyperlink" Target="https://doi.org/10.5281/zenodo.6800153" TargetMode="External"/><Relationship Id="rId16" Type="http://schemas.openxmlformats.org/officeDocument/2006/relationships/hyperlink" Target="http://waterdata.usgs.gov" TargetMode="External"/><Relationship Id="rId19" Type="http://schemas.openxmlformats.org/officeDocument/2006/relationships/image" Target="media/image5.png"/><Relationship Id="rId114" Type="http://schemas.openxmlformats.org/officeDocument/2006/relationships/hyperlink" Target="https://doi.org/10.1186/2047-2382-2-7" TargetMode="External"/><Relationship Id="rId18" Type="http://schemas.openxmlformats.org/officeDocument/2006/relationships/hyperlink" Target="http://github.com/nmedina17/must" TargetMode="External"/><Relationship Id="rId113" Type="http://schemas.openxmlformats.org/officeDocument/2006/relationships/hyperlink" Target="https://doi.org/10.1007/s10533-007-9140-0" TargetMode="External"/><Relationship Id="rId112" Type="http://schemas.openxmlformats.org/officeDocument/2006/relationships/hyperlink" Target="https://doi.org/10.1111/gcb.12947" TargetMode="External"/><Relationship Id="rId111" Type="http://schemas.openxmlformats.org/officeDocument/2006/relationships/hyperlink" Target="https://doi.org/10.1051/agro:2002043" TargetMode="External"/><Relationship Id="rId84" Type="http://schemas.openxmlformats.org/officeDocument/2006/relationships/hyperlink" Target="https://doi.org/10.1007/s00374-003-0668-4" TargetMode="External"/><Relationship Id="rId83" Type="http://schemas.openxmlformats.org/officeDocument/2006/relationships/hyperlink" Target="https://doi.org/10.1016/j.still.2016.05.021" TargetMode="External"/><Relationship Id="rId86" Type="http://schemas.openxmlformats.org/officeDocument/2006/relationships/hyperlink" Target="https://doi.org/10.1016/j.still.2008.09.001" TargetMode="External"/><Relationship Id="rId85" Type="http://schemas.openxmlformats.org/officeDocument/2006/relationships/hyperlink" Target="https://doi.org/10.1021/acs.est.9b02867" TargetMode="External"/><Relationship Id="rId88" Type="http://schemas.openxmlformats.org/officeDocument/2006/relationships/hyperlink" Target="https://doi.org/10.2307/2981827" TargetMode="External"/><Relationship Id="rId87" Type="http://schemas.openxmlformats.org/officeDocument/2006/relationships/hyperlink" Target="https://doi.org/10.1073/pnas.1809707115" TargetMode="External"/><Relationship Id="rId89" Type="http://schemas.openxmlformats.org/officeDocument/2006/relationships/hyperlink" Target="https://doi.org/10.5281/zenodo.6800153" TargetMode="External"/><Relationship Id="rId80" Type="http://schemas.openxmlformats.org/officeDocument/2006/relationships/hyperlink" Target="https://doi.org/10.2134/agronj2010.0187" TargetMode="External"/><Relationship Id="rId82" Type="http://schemas.openxmlformats.org/officeDocument/2006/relationships/hyperlink" Target="https://doi.org/10.1007/s10460-020-10158-x" TargetMode="External"/><Relationship Id="rId81" Type="http://schemas.openxmlformats.org/officeDocument/2006/relationships/hyperlink" Target="https://doi.org/10.1111/j.1365-3180.2008.00687.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nmedina@umich.ed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dwar649@msu.edu" TargetMode="External"/><Relationship Id="rId8" Type="http://schemas.openxmlformats.org/officeDocument/2006/relationships/hyperlink" Target="mailto:edwar649@msu.edu" TargetMode="External"/><Relationship Id="rId73" Type="http://schemas.openxmlformats.org/officeDocument/2006/relationships/hyperlink" Target="https://doi.org/10.1016/j.scitotenv.2014.03.099" TargetMode="External"/><Relationship Id="rId72" Type="http://schemas.openxmlformats.org/officeDocument/2006/relationships/hyperlink" Target="https://cran.r-project.org/package=rstatix" TargetMode="External"/><Relationship Id="rId75" Type="http://schemas.openxmlformats.org/officeDocument/2006/relationships/hyperlink" Target="https://doi.org/10.2307/1349575" TargetMode="External"/><Relationship Id="rId74" Type="http://schemas.openxmlformats.org/officeDocument/2006/relationships/hyperlink" Target="https://doi.org/10.3390/ijerph182111665" TargetMode="External"/><Relationship Id="rId77" Type="http://schemas.openxmlformats.org/officeDocument/2006/relationships/hyperlink" Target="https://doi.org/10.5194/bg-16-4783-2019" TargetMode="External"/><Relationship Id="rId76" Type="http://schemas.openxmlformats.org/officeDocument/2006/relationships/hyperlink" Target="https://doi.org/10.2134/jeq2015.11.0589" TargetMode="External"/><Relationship Id="rId79" Type="http://schemas.openxmlformats.org/officeDocument/2006/relationships/hyperlink" Target="https://doi.org/10.1016/j.cosust.2015.09.002" TargetMode="External"/><Relationship Id="rId78" Type="http://schemas.openxmlformats.org/officeDocument/2006/relationships/hyperlink" Target="https://doi.org/10.2136/sssaj2007.0001" TargetMode="External"/><Relationship Id="rId71" Type="http://schemas.openxmlformats.org/officeDocument/2006/relationships/hyperlink" Target="https://doi.org/10.2136/sssaj1980.03615995004400030003x" TargetMode="External"/><Relationship Id="rId70" Type="http://schemas.openxmlformats.org/officeDocument/2006/relationships/hyperlink" Target="https://doi.org/10.2136/sssaj1985.03615995004900050039x" TargetMode="External"/><Relationship Id="rId62" Type="http://schemas.openxmlformats.org/officeDocument/2006/relationships/hyperlink" Target="https://doi.org/10.1080/14735903.2016.1174810" TargetMode="External"/><Relationship Id="rId61" Type="http://schemas.openxmlformats.org/officeDocument/2006/relationships/hyperlink" Target="https://doi.org/10.2134/urbanag2015.01.1405" TargetMode="External"/><Relationship Id="rId64" Type="http://schemas.openxmlformats.org/officeDocument/2006/relationships/hyperlink" Target="https://doi.org/10.1080/21683565.2019.1578719" TargetMode="External"/><Relationship Id="rId63" Type="http://schemas.openxmlformats.org/officeDocument/2006/relationships/hyperlink" Target="https://doi.org/10.1016/j.geoderma.2018.02.024" TargetMode="External"/><Relationship Id="rId66" Type="http://schemas.openxmlformats.org/officeDocument/2006/relationships/hyperlink" Target="https://doi.org/10.7717/peerj.12794" TargetMode="External"/><Relationship Id="rId65" Type="http://schemas.openxmlformats.org/officeDocument/2006/relationships/hyperlink" Target="https://doi.org/10.1002/jpln.200521955" TargetMode="External"/><Relationship Id="rId68" Type="http://schemas.openxmlformats.org/officeDocument/2006/relationships/hyperlink" Target="https://doi.org/10.1016/j.apsoil.2004.12.008" TargetMode="External"/><Relationship Id="rId67" Type="http://schemas.openxmlformats.org/officeDocument/2006/relationships/hyperlink" Target="https://doi.org/10.1016/S0016-7061(02)00268-9" TargetMode="External"/><Relationship Id="rId60" Type="http://schemas.openxmlformats.org/officeDocument/2006/relationships/hyperlink" Target="https://doi.org/10.1016/j.still.2014.08.012" TargetMode="External"/><Relationship Id="rId69" Type="http://schemas.openxmlformats.org/officeDocument/2006/relationships/hyperlink" Target="https://doi.org/10.1007/s11258-006-9203-7" TargetMode="External"/><Relationship Id="rId51" Type="http://schemas.openxmlformats.org/officeDocument/2006/relationships/hyperlink" Target="https://doi.org/10.1080/1065657X.2005.10702248" TargetMode="External"/><Relationship Id="rId50" Type="http://schemas.openxmlformats.org/officeDocument/2006/relationships/hyperlink" Target="https://doi.org/10.1007/s10460-015-9625-8" TargetMode="External"/><Relationship Id="rId53" Type="http://schemas.openxmlformats.org/officeDocument/2006/relationships/hyperlink" Target="https://doi.org/10.1093/jxb/erz383" TargetMode="External"/><Relationship Id="rId52" Type="http://schemas.openxmlformats.org/officeDocument/2006/relationships/hyperlink" Target="https://doi.org/10.3390/agronomy10111746" TargetMode="External"/><Relationship Id="rId55" Type="http://schemas.openxmlformats.org/officeDocument/2006/relationships/hyperlink" Target="https://doi.org/10.5304/jafscd.2015.061.014" TargetMode="External"/><Relationship Id="rId54" Type="http://schemas.openxmlformats.org/officeDocument/2006/relationships/hyperlink" Target="https://doi.org/10.1111/gcb.15080" TargetMode="External"/><Relationship Id="rId57" Type="http://schemas.openxmlformats.org/officeDocument/2006/relationships/hyperlink" Target="https://doi.org/10.1007/BF00009310" TargetMode="External"/><Relationship Id="rId56" Type="http://schemas.openxmlformats.org/officeDocument/2006/relationships/hyperlink" Target="https://doi.org/10.1016/j.still.2019.01.012" TargetMode="External"/><Relationship Id="rId59" Type="http://schemas.openxmlformats.org/officeDocument/2006/relationships/hyperlink" Target="https://doi.org/10.1017/S1742170521000259" TargetMode="External"/><Relationship Id="rId58" Type="http://schemas.openxmlformats.org/officeDocument/2006/relationships/hyperlink" Target="https://doi.org/10.1016/j.watres.2005.12.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